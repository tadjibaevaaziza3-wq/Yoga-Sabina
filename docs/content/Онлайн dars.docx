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AB09A" w14:textId="77777777" w:rsidR="006969E6" w:rsidRPr="006969E6" w:rsidRDefault="006969E6" w:rsidP="006969E6">
      <w:pPr>
        <w:spacing w:after="0"/>
        <w:ind w:firstLine="709"/>
        <w:jc w:val="both"/>
        <w:rPr>
          <w:b/>
          <w:bCs/>
        </w:rPr>
      </w:pPr>
      <w:r w:rsidRPr="006969E6">
        <w:rPr>
          <w:b/>
          <w:bCs/>
        </w:rPr>
        <w:t xml:space="preserve">Онлайн: Тана </w:t>
      </w:r>
      <w:proofErr w:type="spellStart"/>
      <w:r w:rsidRPr="006969E6">
        <w:rPr>
          <w:b/>
          <w:bCs/>
        </w:rPr>
        <w:t>йогатерапияси</w:t>
      </w:r>
      <w:proofErr w:type="spellEnd"/>
      <w:r w:rsidRPr="006969E6">
        <w:rPr>
          <w:b/>
          <w:bCs/>
        </w:rPr>
        <w:t xml:space="preserve"> — Стандарт (для мужчин)</w:t>
      </w:r>
    </w:p>
    <w:p w14:paraId="41D5B938" w14:textId="77777777" w:rsidR="006969E6" w:rsidRPr="006969E6" w:rsidRDefault="006969E6" w:rsidP="006969E6">
      <w:pPr>
        <w:spacing w:after="0"/>
        <w:ind w:firstLine="709"/>
        <w:jc w:val="both"/>
      </w:pPr>
      <w:proofErr w:type="spellStart"/>
      <w:r w:rsidRPr="006969E6">
        <w:t>Маълумот</w:t>
      </w:r>
      <w:proofErr w:type="spellEnd"/>
      <w:r w:rsidRPr="006969E6">
        <w:t>:</w:t>
      </w:r>
      <w:r w:rsidRPr="006969E6">
        <w:br/>
      </w:r>
      <w:r w:rsidRPr="006969E6">
        <w:br/>
      </w:r>
      <w:proofErr w:type="spellStart"/>
      <w:r w:rsidRPr="006969E6">
        <w:t>Эркакларга</w:t>
      </w:r>
      <w:proofErr w:type="spellEnd"/>
      <w:r w:rsidRPr="006969E6">
        <w:t xml:space="preserve"> </w:t>
      </w:r>
      <w:proofErr w:type="spellStart"/>
      <w:r w:rsidRPr="006969E6">
        <w:t>тана-йогатерапияси</w:t>
      </w:r>
      <w:proofErr w:type="spellEnd"/>
      <w:r w:rsidRPr="006969E6">
        <w:t xml:space="preserve"> </w:t>
      </w:r>
      <w:proofErr w:type="spellStart"/>
      <w:r w:rsidRPr="006969E6">
        <w:t>туўғрисида</w:t>
      </w:r>
      <w:proofErr w:type="spellEnd"/>
      <w:r w:rsidRPr="006969E6">
        <w:t xml:space="preserve"> </w:t>
      </w:r>
      <w:proofErr w:type="spellStart"/>
      <w:r w:rsidRPr="006969E6">
        <w:t>маълумот</w:t>
      </w:r>
      <w:proofErr w:type="spellEnd"/>
      <w:r w:rsidRPr="006969E6">
        <w:t>:</w:t>
      </w:r>
      <w:r w:rsidRPr="006969E6">
        <w:br/>
      </w:r>
      <w:r w:rsidRPr="006969E6">
        <w:br/>
        <w:t xml:space="preserve">- 5 та йога </w:t>
      </w:r>
      <w:proofErr w:type="spellStart"/>
      <w:r w:rsidRPr="006969E6">
        <w:t>машқлар</w:t>
      </w:r>
      <w:proofErr w:type="spellEnd"/>
      <w:r w:rsidRPr="006969E6">
        <w:br/>
        <w:t xml:space="preserve">- 1та </w:t>
      </w:r>
      <w:proofErr w:type="spellStart"/>
      <w:r w:rsidRPr="006969E6">
        <w:t>дарс</w:t>
      </w:r>
      <w:proofErr w:type="spellEnd"/>
      <w:r w:rsidRPr="006969E6">
        <w:t xml:space="preserve"> </w:t>
      </w:r>
      <w:proofErr w:type="spellStart"/>
      <w:r w:rsidRPr="006969E6">
        <w:t>бир</w:t>
      </w:r>
      <w:proofErr w:type="spellEnd"/>
      <w:r w:rsidRPr="006969E6">
        <w:t xml:space="preserve"> </w:t>
      </w:r>
      <w:proofErr w:type="spellStart"/>
      <w:r w:rsidRPr="006969E6">
        <w:t>нечта</w:t>
      </w:r>
      <w:proofErr w:type="spellEnd"/>
      <w:r w:rsidRPr="006969E6">
        <w:t xml:space="preserve"> </w:t>
      </w:r>
      <w:proofErr w:type="spellStart"/>
      <w:r w:rsidRPr="006969E6">
        <w:t>нафас</w:t>
      </w:r>
      <w:proofErr w:type="spellEnd"/>
      <w:r w:rsidRPr="006969E6">
        <w:t xml:space="preserve"> </w:t>
      </w:r>
      <w:proofErr w:type="spellStart"/>
      <w:r w:rsidRPr="006969E6">
        <w:t>олиш</w:t>
      </w:r>
      <w:proofErr w:type="spellEnd"/>
      <w:r w:rsidRPr="006969E6">
        <w:t xml:space="preserve"> </w:t>
      </w:r>
      <w:proofErr w:type="spellStart"/>
      <w:r w:rsidRPr="006969E6">
        <w:t>усуллари</w:t>
      </w:r>
      <w:proofErr w:type="spellEnd"/>
      <w:r w:rsidRPr="006969E6">
        <w:t xml:space="preserve"> билан</w:t>
      </w:r>
      <w:r w:rsidRPr="006969E6">
        <w:br/>
        <w:t xml:space="preserve">- </w:t>
      </w:r>
      <w:proofErr w:type="spellStart"/>
      <w:r w:rsidRPr="006969E6">
        <w:t>эндокрин</w:t>
      </w:r>
      <w:proofErr w:type="spellEnd"/>
      <w:r w:rsidRPr="006969E6">
        <w:t xml:space="preserve"> </w:t>
      </w:r>
      <w:proofErr w:type="spellStart"/>
      <w:r w:rsidRPr="006969E6">
        <w:t>тизим</w:t>
      </w:r>
      <w:proofErr w:type="spellEnd"/>
      <w:r w:rsidRPr="006969E6">
        <w:t xml:space="preserve"> </w:t>
      </w:r>
      <w:proofErr w:type="spellStart"/>
      <w:r w:rsidRPr="006969E6">
        <w:t>соғломлашади</w:t>
      </w:r>
      <w:proofErr w:type="spellEnd"/>
      <w:r w:rsidRPr="006969E6">
        <w:t xml:space="preserve"> (</w:t>
      </w:r>
      <w:proofErr w:type="spellStart"/>
      <w:r w:rsidRPr="006969E6">
        <w:t>гормонлар</w:t>
      </w:r>
      <w:proofErr w:type="spellEnd"/>
      <w:r w:rsidRPr="006969E6">
        <w:t xml:space="preserve"> </w:t>
      </w:r>
      <w:proofErr w:type="spellStart"/>
      <w:r w:rsidRPr="006969E6">
        <w:t>нормал</w:t>
      </w:r>
      <w:proofErr w:type="spellEnd"/>
      <w:r w:rsidRPr="006969E6">
        <w:t xml:space="preserve"> </w:t>
      </w:r>
      <w:proofErr w:type="spellStart"/>
      <w:r w:rsidRPr="006969E6">
        <w:t>ҳолатга</w:t>
      </w:r>
      <w:proofErr w:type="spellEnd"/>
      <w:r w:rsidRPr="006969E6">
        <w:t xml:space="preserve"> </w:t>
      </w:r>
      <w:proofErr w:type="spellStart"/>
      <w:r w:rsidRPr="006969E6">
        <w:t>келади</w:t>
      </w:r>
      <w:proofErr w:type="spellEnd"/>
      <w:r w:rsidRPr="006969E6">
        <w:t>)</w:t>
      </w:r>
      <w:r w:rsidRPr="006969E6">
        <w:br/>
        <w:t xml:space="preserve">- </w:t>
      </w:r>
      <w:proofErr w:type="spellStart"/>
      <w:r w:rsidRPr="006969E6">
        <w:t>қон</w:t>
      </w:r>
      <w:proofErr w:type="spellEnd"/>
      <w:r w:rsidRPr="006969E6">
        <w:t xml:space="preserve"> </w:t>
      </w:r>
      <w:proofErr w:type="spellStart"/>
      <w:r w:rsidRPr="006969E6">
        <w:t>айланиш</w:t>
      </w:r>
      <w:proofErr w:type="spellEnd"/>
      <w:r w:rsidRPr="006969E6">
        <w:t xml:space="preserve"> </w:t>
      </w:r>
      <w:proofErr w:type="spellStart"/>
      <w:r w:rsidRPr="006969E6">
        <w:t>тизими</w:t>
      </w:r>
      <w:proofErr w:type="spellEnd"/>
      <w:r w:rsidRPr="006969E6">
        <w:t xml:space="preserve"> </w:t>
      </w:r>
      <w:proofErr w:type="spellStart"/>
      <w:r w:rsidRPr="006969E6">
        <w:t>яҳшиланади</w:t>
      </w:r>
      <w:proofErr w:type="spellEnd"/>
      <w:r w:rsidRPr="006969E6">
        <w:br/>
        <w:t xml:space="preserve">- лимфа </w:t>
      </w:r>
      <w:proofErr w:type="spellStart"/>
      <w:r w:rsidRPr="006969E6">
        <w:t>тизими</w:t>
      </w:r>
      <w:proofErr w:type="spellEnd"/>
      <w:r w:rsidRPr="006969E6">
        <w:t xml:space="preserve"> </w:t>
      </w:r>
      <w:proofErr w:type="spellStart"/>
      <w:r w:rsidRPr="006969E6">
        <w:t>яҳши</w:t>
      </w:r>
      <w:proofErr w:type="spellEnd"/>
      <w:r w:rsidRPr="006969E6">
        <w:t xml:space="preserve"> </w:t>
      </w:r>
      <w:proofErr w:type="spellStart"/>
      <w:r w:rsidRPr="006969E6">
        <w:t>ишга</w:t>
      </w:r>
      <w:proofErr w:type="spellEnd"/>
      <w:r w:rsidRPr="006969E6">
        <w:t xml:space="preserve"> </w:t>
      </w:r>
      <w:proofErr w:type="spellStart"/>
      <w:r w:rsidRPr="006969E6">
        <w:t>тушурилади</w:t>
      </w:r>
      <w:proofErr w:type="spellEnd"/>
      <w:r w:rsidRPr="006969E6">
        <w:t xml:space="preserve"> шу </w:t>
      </w:r>
      <w:proofErr w:type="spellStart"/>
      <w:r w:rsidRPr="006969E6">
        <w:t>орқали</w:t>
      </w:r>
      <w:proofErr w:type="spellEnd"/>
      <w:r w:rsidRPr="006969E6">
        <w:t xml:space="preserve"> </w:t>
      </w:r>
      <w:proofErr w:type="spellStart"/>
      <w:r w:rsidRPr="006969E6">
        <w:t>шишлардан</w:t>
      </w:r>
      <w:proofErr w:type="spellEnd"/>
      <w:r w:rsidRPr="006969E6">
        <w:t xml:space="preserve"> </w:t>
      </w:r>
      <w:proofErr w:type="spellStart"/>
      <w:r w:rsidRPr="006969E6">
        <w:t>қутуласиз</w:t>
      </w:r>
      <w:proofErr w:type="spellEnd"/>
      <w:r w:rsidRPr="006969E6">
        <w:br/>
        <w:t xml:space="preserve">- </w:t>
      </w:r>
      <w:proofErr w:type="spellStart"/>
      <w:r w:rsidRPr="006969E6">
        <w:t>ошқозон</w:t>
      </w:r>
      <w:proofErr w:type="spellEnd"/>
      <w:r w:rsidRPr="006969E6">
        <w:t xml:space="preserve">, </w:t>
      </w:r>
      <w:proofErr w:type="spellStart"/>
      <w:r w:rsidRPr="006969E6">
        <w:t>ичак</w:t>
      </w:r>
      <w:proofErr w:type="spellEnd"/>
      <w:r w:rsidRPr="006969E6">
        <w:t xml:space="preserve"> </w:t>
      </w:r>
      <w:proofErr w:type="spellStart"/>
      <w:r w:rsidRPr="006969E6">
        <w:t>тизими</w:t>
      </w:r>
      <w:proofErr w:type="spellEnd"/>
      <w:r w:rsidRPr="006969E6">
        <w:t xml:space="preserve"> </w:t>
      </w:r>
      <w:proofErr w:type="spellStart"/>
      <w:r w:rsidRPr="006969E6">
        <w:t>яхши</w:t>
      </w:r>
      <w:proofErr w:type="spellEnd"/>
      <w:r w:rsidRPr="006969E6">
        <w:t xml:space="preserve"> </w:t>
      </w:r>
      <w:proofErr w:type="spellStart"/>
      <w:r w:rsidRPr="006969E6">
        <w:t>ишлаб</w:t>
      </w:r>
      <w:proofErr w:type="spellEnd"/>
      <w:r w:rsidRPr="006969E6">
        <w:t xml:space="preserve"> </w:t>
      </w:r>
      <w:proofErr w:type="spellStart"/>
      <w:r w:rsidRPr="006969E6">
        <w:t>бошлайди</w:t>
      </w:r>
      <w:proofErr w:type="spellEnd"/>
      <w:r w:rsidRPr="006969E6">
        <w:br/>
        <w:t xml:space="preserve">- </w:t>
      </w:r>
      <w:proofErr w:type="spellStart"/>
      <w:r w:rsidRPr="006969E6">
        <w:t>буйрак</w:t>
      </w:r>
      <w:proofErr w:type="spellEnd"/>
      <w:r w:rsidRPr="006969E6">
        <w:t xml:space="preserve">, </w:t>
      </w:r>
      <w:proofErr w:type="spellStart"/>
      <w:r w:rsidRPr="006969E6">
        <w:t>сийдик</w:t>
      </w:r>
      <w:proofErr w:type="spellEnd"/>
      <w:r w:rsidRPr="006969E6">
        <w:t xml:space="preserve"> </w:t>
      </w:r>
      <w:proofErr w:type="spellStart"/>
      <w:r w:rsidRPr="006969E6">
        <w:t>тизимлари</w:t>
      </w:r>
      <w:proofErr w:type="spellEnd"/>
      <w:r w:rsidRPr="006969E6">
        <w:t xml:space="preserve"> </w:t>
      </w:r>
      <w:proofErr w:type="spellStart"/>
      <w:r w:rsidRPr="006969E6">
        <w:t>яхшилашади</w:t>
      </w:r>
      <w:proofErr w:type="spellEnd"/>
      <w:r w:rsidRPr="006969E6">
        <w:br/>
        <w:t xml:space="preserve">- </w:t>
      </w:r>
      <w:proofErr w:type="spellStart"/>
      <w:r w:rsidRPr="006969E6">
        <w:t>ялиғланиш</w:t>
      </w:r>
      <w:proofErr w:type="spellEnd"/>
      <w:r w:rsidRPr="006969E6">
        <w:t xml:space="preserve"> </w:t>
      </w:r>
      <w:proofErr w:type="spellStart"/>
      <w:r w:rsidRPr="006969E6">
        <w:t>ва</w:t>
      </w:r>
      <w:proofErr w:type="spellEnd"/>
      <w:r w:rsidRPr="006969E6">
        <w:t xml:space="preserve"> </w:t>
      </w:r>
      <w:proofErr w:type="spellStart"/>
      <w:r w:rsidRPr="006969E6">
        <w:t>шамоллашларни</w:t>
      </w:r>
      <w:proofErr w:type="spellEnd"/>
      <w:r w:rsidRPr="006969E6">
        <w:t xml:space="preserve"> </w:t>
      </w:r>
      <w:proofErr w:type="spellStart"/>
      <w:r w:rsidRPr="006969E6">
        <w:t>тузатади</w:t>
      </w:r>
      <w:proofErr w:type="spellEnd"/>
      <w:r w:rsidRPr="006969E6">
        <w:br/>
        <w:t xml:space="preserve">- </w:t>
      </w:r>
      <w:proofErr w:type="spellStart"/>
      <w:r w:rsidRPr="006969E6">
        <w:t>умуртқа</w:t>
      </w:r>
      <w:proofErr w:type="spellEnd"/>
      <w:r w:rsidRPr="006969E6">
        <w:t xml:space="preserve"> </w:t>
      </w:r>
      <w:proofErr w:type="spellStart"/>
      <w:r w:rsidRPr="006969E6">
        <w:t>буғинлари</w:t>
      </w:r>
      <w:proofErr w:type="spellEnd"/>
      <w:r w:rsidRPr="006969E6">
        <w:t xml:space="preserve"> </w:t>
      </w:r>
      <w:proofErr w:type="spellStart"/>
      <w:r w:rsidRPr="006969E6">
        <w:t>соғломлашади</w:t>
      </w:r>
      <w:proofErr w:type="spellEnd"/>
      <w:r w:rsidRPr="006969E6">
        <w:br/>
        <w:t xml:space="preserve">- </w:t>
      </w:r>
      <w:proofErr w:type="spellStart"/>
      <w:r w:rsidRPr="006969E6">
        <w:t>букчайиш</w:t>
      </w:r>
      <w:proofErr w:type="spellEnd"/>
      <w:r w:rsidRPr="006969E6">
        <w:t xml:space="preserve">, остеохондроз, грыжа, бел </w:t>
      </w:r>
      <w:proofErr w:type="spellStart"/>
      <w:r w:rsidRPr="006969E6">
        <w:t>оғриғи</w:t>
      </w:r>
      <w:proofErr w:type="spellEnd"/>
      <w:r w:rsidRPr="006969E6">
        <w:t xml:space="preserve"> протрузия, </w:t>
      </w:r>
      <w:proofErr w:type="spellStart"/>
      <w:r w:rsidRPr="006969E6">
        <w:t>артритлардан</w:t>
      </w:r>
      <w:proofErr w:type="spellEnd"/>
      <w:r w:rsidRPr="006969E6">
        <w:t xml:space="preserve"> </w:t>
      </w:r>
      <w:proofErr w:type="spellStart"/>
      <w:r w:rsidRPr="006969E6">
        <w:t>даъво</w:t>
      </w:r>
      <w:proofErr w:type="spellEnd"/>
      <w:r w:rsidRPr="006969E6">
        <w:br/>
        <w:t xml:space="preserve">- </w:t>
      </w:r>
      <w:proofErr w:type="spellStart"/>
      <w:r w:rsidRPr="006969E6">
        <w:t>қорин</w:t>
      </w:r>
      <w:proofErr w:type="spellEnd"/>
      <w:r w:rsidRPr="006969E6">
        <w:t xml:space="preserve"> </w:t>
      </w:r>
      <w:proofErr w:type="spellStart"/>
      <w:r w:rsidRPr="006969E6">
        <w:t>ва</w:t>
      </w:r>
      <w:proofErr w:type="spellEnd"/>
      <w:r w:rsidRPr="006969E6">
        <w:t xml:space="preserve"> бутун </w:t>
      </w:r>
      <w:proofErr w:type="spellStart"/>
      <w:r w:rsidRPr="006969E6">
        <w:t>тана</w:t>
      </w:r>
      <w:proofErr w:type="spellEnd"/>
      <w:r w:rsidRPr="006969E6">
        <w:t xml:space="preserve"> </w:t>
      </w:r>
      <w:proofErr w:type="spellStart"/>
      <w:r w:rsidRPr="006969E6">
        <w:t>тортилиб</w:t>
      </w:r>
      <w:proofErr w:type="spellEnd"/>
      <w:r w:rsidRPr="006969E6">
        <w:t xml:space="preserve">, </w:t>
      </w:r>
      <w:proofErr w:type="spellStart"/>
      <w:r w:rsidRPr="006969E6">
        <w:t>тарранглашади</w:t>
      </w:r>
      <w:proofErr w:type="spellEnd"/>
      <w:r w:rsidRPr="006969E6">
        <w:br/>
        <w:t xml:space="preserve">- нерв </w:t>
      </w:r>
      <w:proofErr w:type="spellStart"/>
      <w:r w:rsidRPr="006969E6">
        <w:t>тизимини</w:t>
      </w:r>
      <w:proofErr w:type="spellEnd"/>
      <w:r w:rsidRPr="006969E6">
        <w:t xml:space="preserve"> </w:t>
      </w:r>
      <w:proofErr w:type="spellStart"/>
      <w:r w:rsidRPr="006969E6">
        <w:t>тиклайди</w:t>
      </w:r>
      <w:proofErr w:type="spellEnd"/>
      <w:r w:rsidRPr="006969E6">
        <w:t xml:space="preserve"> </w:t>
      </w:r>
      <w:proofErr w:type="spellStart"/>
      <w:r w:rsidRPr="006969E6">
        <w:t>ва</w:t>
      </w:r>
      <w:proofErr w:type="spellEnd"/>
      <w:r w:rsidRPr="006969E6">
        <w:t xml:space="preserve"> </w:t>
      </w:r>
      <w:proofErr w:type="spellStart"/>
      <w:r w:rsidRPr="006969E6">
        <w:t>мустаҳкамлайди</w:t>
      </w:r>
      <w:proofErr w:type="spellEnd"/>
      <w:r w:rsidRPr="006969E6">
        <w:br/>
        <w:t xml:space="preserve">- либидо </w:t>
      </w:r>
      <w:proofErr w:type="spellStart"/>
      <w:r w:rsidRPr="006969E6">
        <w:t>кўтарилади</w:t>
      </w:r>
      <w:proofErr w:type="spellEnd"/>
      <w:r w:rsidRPr="006969E6">
        <w:br/>
        <w:t xml:space="preserve">- </w:t>
      </w:r>
      <w:proofErr w:type="spellStart"/>
      <w:r w:rsidRPr="006969E6">
        <w:t>эркаклар</w:t>
      </w:r>
      <w:proofErr w:type="spellEnd"/>
      <w:r w:rsidRPr="006969E6">
        <w:t xml:space="preserve"> </w:t>
      </w:r>
      <w:proofErr w:type="spellStart"/>
      <w:r w:rsidRPr="006969E6">
        <w:t>касалликларига</w:t>
      </w:r>
      <w:proofErr w:type="spellEnd"/>
      <w:r w:rsidRPr="006969E6">
        <w:t xml:space="preserve"> </w:t>
      </w:r>
      <w:proofErr w:type="spellStart"/>
      <w:r w:rsidRPr="006969E6">
        <w:t>даъво</w:t>
      </w:r>
      <w:proofErr w:type="spellEnd"/>
      <w:r w:rsidRPr="006969E6">
        <w:t xml:space="preserve"> (простатит, геморрой </w:t>
      </w:r>
      <w:proofErr w:type="spellStart"/>
      <w:r w:rsidRPr="006969E6">
        <w:t>каби</w:t>
      </w:r>
      <w:proofErr w:type="spellEnd"/>
      <w:r w:rsidRPr="006969E6">
        <w:t>)</w:t>
      </w:r>
      <w:r w:rsidRPr="006969E6">
        <w:br/>
      </w:r>
      <w:r w:rsidRPr="006969E6">
        <w:br/>
      </w:r>
      <w:proofErr w:type="spellStart"/>
      <w:r w:rsidRPr="006969E6">
        <w:t>Нархи</w:t>
      </w:r>
      <w:proofErr w:type="spellEnd"/>
      <w:r w:rsidRPr="006969E6">
        <w:t>:</w:t>
      </w:r>
      <w:r w:rsidRPr="006969E6">
        <w:br/>
        <w:t>1ой - </w:t>
      </w:r>
      <w:del w:id="0" w:author="Unknown">
        <w:r w:rsidRPr="006969E6">
          <w:delText>500.000</w:delText>
        </w:r>
      </w:del>
      <w:r w:rsidRPr="006969E6">
        <w:t> </w:t>
      </w:r>
      <w:proofErr w:type="spellStart"/>
      <w:r w:rsidRPr="006969E6">
        <w:t>сўм</w:t>
      </w:r>
      <w:proofErr w:type="spellEnd"/>
      <w:r w:rsidRPr="006969E6">
        <w:t xml:space="preserve"> </w:t>
      </w:r>
      <w:proofErr w:type="spellStart"/>
      <w:r w:rsidRPr="006969E6">
        <w:t>эди</w:t>
      </w:r>
      <w:proofErr w:type="spellEnd"/>
      <w:r w:rsidRPr="006969E6">
        <w:br/>
      </w:r>
      <w:proofErr w:type="spellStart"/>
      <w:r w:rsidRPr="006969E6">
        <w:t>Чегирмада</w:t>
      </w:r>
      <w:proofErr w:type="spellEnd"/>
      <w:r w:rsidRPr="006969E6">
        <w:t xml:space="preserve"> </w:t>
      </w:r>
      <w:r w:rsidRPr="006969E6">
        <w:rPr>
          <w:rFonts w:ascii="Segoe UI Emoji" w:hAnsi="Segoe UI Emoji" w:cs="Segoe UI Emoji"/>
        </w:rPr>
        <w:t>🔥</w:t>
      </w:r>
      <w:r w:rsidRPr="006969E6">
        <w:t xml:space="preserve">300.000 </w:t>
      </w:r>
      <w:proofErr w:type="spellStart"/>
      <w:r w:rsidRPr="006969E6">
        <w:t>сўм</w:t>
      </w:r>
      <w:proofErr w:type="spellEnd"/>
      <w:r w:rsidRPr="006969E6">
        <w:rPr>
          <w:rFonts w:ascii="Segoe UI Emoji" w:hAnsi="Segoe UI Emoji" w:cs="Segoe UI Emoji"/>
        </w:rPr>
        <w:t>🔥</w:t>
      </w:r>
      <w:r w:rsidRPr="006969E6">
        <w:br/>
      </w:r>
      <w:r w:rsidRPr="006969E6">
        <w:br/>
        <w:t xml:space="preserve">Бошка </w:t>
      </w:r>
      <w:proofErr w:type="spellStart"/>
      <w:r w:rsidRPr="006969E6">
        <w:t>саволлар</w:t>
      </w:r>
      <w:proofErr w:type="spellEnd"/>
      <w:r w:rsidRPr="006969E6">
        <w:t>:</w:t>
      </w:r>
      <w:r w:rsidRPr="006969E6">
        <w:br/>
        <w:t xml:space="preserve">Шу </w:t>
      </w:r>
      <w:proofErr w:type="spellStart"/>
      <w:r w:rsidRPr="006969E6">
        <w:t>ерга</w:t>
      </w:r>
      <w:proofErr w:type="spellEnd"/>
      <w:r w:rsidRPr="006969E6">
        <w:t xml:space="preserve"> @Sabina_Polatova </w:t>
      </w:r>
      <w:proofErr w:type="spellStart"/>
      <w:r w:rsidRPr="006969E6">
        <w:t>телеграмга</w:t>
      </w:r>
      <w:proofErr w:type="spellEnd"/>
      <w:r w:rsidRPr="006969E6">
        <w:t xml:space="preserve"> </w:t>
      </w:r>
      <w:proofErr w:type="spellStart"/>
      <w:r w:rsidRPr="006969E6">
        <w:t>ёзинг</w:t>
      </w:r>
      <w:proofErr w:type="spellEnd"/>
    </w:p>
    <w:p w14:paraId="3D4E8D07" w14:textId="77777777" w:rsidR="006969E6" w:rsidRPr="006969E6" w:rsidRDefault="006969E6" w:rsidP="006969E6">
      <w:pPr>
        <w:spacing w:after="0"/>
        <w:ind w:firstLine="709"/>
        <w:jc w:val="both"/>
        <w:rPr>
          <w:b/>
          <w:bCs/>
        </w:rPr>
      </w:pPr>
      <w:r w:rsidRPr="006969E6">
        <w:br/>
      </w:r>
      <w:r w:rsidRPr="006969E6">
        <w:rPr>
          <w:b/>
          <w:bCs/>
        </w:rPr>
        <w:t xml:space="preserve">Онлайн: </w:t>
      </w:r>
      <w:proofErr w:type="spellStart"/>
      <w:r w:rsidRPr="006969E6">
        <w:rPr>
          <w:b/>
          <w:bCs/>
        </w:rPr>
        <w:t>Бахтли</w:t>
      </w:r>
      <w:proofErr w:type="spellEnd"/>
      <w:r w:rsidRPr="006969E6">
        <w:rPr>
          <w:b/>
          <w:bCs/>
        </w:rPr>
        <w:t xml:space="preserve"> </w:t>
      </w:r>
      <w:proofErr w:type="spellStart"/>
      <w:r w:rsidRPr="006969E6">
        <w:rPr>
          <w:b/>
          <w:bCs/>
        </w:rPr>
        <w:t>аёллар</w:t>
      </w:r>
      <w:proofErr w:type="spellEnd"/>
      <w:r w:rsidRPr="006969E6">
        <w:rPr>
          <w:b/>
          <w:bCs/>
        </w:rPr>
        <w:t xml:space="preserve"> клуби </w:t>
      </w:r>
      <w:r w:rsidRPr="006969E6">
        <w:rPr>
          <w:rFonts w:ascii="Segoe UI Emoji" w:hAnsi="Segoe UI Emoji" w:cs="Segoe UI Emoji"/>
          <w:b/>
          <w:bCs/>
        </w:rPr>
        <w:t>✨</w:t>
      </w:r>
      <w:r w:rsidRPr="006969E6">
        <w:rPr>
          <w:b/>
          <w:bCs/>
        </w:rPr>
        <w:t xml:space="preserve"> </w:t>
      </w:r>
      <w:r w:rsidRPr="006969E6">
        <w:rPr>
          <w:rFonts w:cs="Times New Roman"/>
          <w:b/>
          <w:bCs/>
        </w:rPr>
        <w:t>Стандарт</w:t>
      </w:r>
      <w:r w:rsidRPr="006969E6">
        <w:rPr>
          <w:b/>
          <w:bCs/>
        </w:rPr>
        <w:t xml:space="preserve"> </w:t>
      </w:r>
      <w:r w:rsidRPr="006969E6">
        <w:rPr>
          <w:rFonts w:cs="Times New Roman"/>
          <w:b/>
          <w:bCs/>
        </w:rPr>
        <w:t>пакет</w:t>
      </w:r>
      <w:r w:rsidRPr="006969E6">
        <w:rPr>
          <w:b/>
          <w:bCs/>
        </w:rPr>
        <w:t xml:space="preserve"> </w:t>
      </w:r>
      <w:r w:rsidRPr="006969E6">
        <w:rPr>
          <w:rFonts w:ascii="Segoe UI Emoji" w:hAnsi="Segoe UI Emoji" w:cs="Segoe UI Emoji"/>
          <w:b/>
          <w:bCs/>
        </w:rPr>
        <w:t>✨</w:t>
      </w:r>
      <w:r w:rsidRPr="006969E6">
        <w:rPr>
          <w:b/>
          <w:bCs/>
        </w:rPr>
        <w:t xml:space="preserve"> (</w:t>
      </w:r>
      <w:r w:rsidRPr="006969E6">
        <w:rPr>
          <w:rFonts w:cs="Times New Roman"/>
          <w:b/>
          <w:bCs/>
        </w:rPr>
        <w:t>для</w:t>
      </w:r>
      <w:r w:rsidRPr="006969E6">
        <w:rPr>
          <w:b/>
          <w:bCs/>
        </w:rPr>
        <w:t xml:space="preserve"> </w:t>
      </w:r>
      <w:r w:rsidRPr="006969E6">
        <w:rPr>
          <w:rFonts w:cs="Times New Roman"/>
          <w:b/>
          <w:bCs/>
        </w:rPr>
        <w:t>женщин</w:t>
      </w:r>
      <w:r w:rsidRPr="006969E6">
        <w:rPr>
          <w:b/>
          <w:bCs/>
        </w:rPr>
        <w:t>)</w:t>
      </w:r>
    </w:p>
    <w:p w14:paraId="09852169" w14:textId="77777777" w:rsidR="006969E6" w:rsidRPr="006969E6" w:rsidRDefault="006969E6" w:rsidP="006969E6">
      <w:pPr>
        <w:spacing w:after="0"/>
        <w:ind w:firstLine="709"/>
        <w:jc w:val="both"/>
      </w:pPr>
      <w:proofErr w:type="spellStart"/>
      <w:r w:rsidRPr="006969E6">
        <w:t>Маълумот</w:t>
      </w:r>
      <w:proofErr w:type="spellEnd"/>
      <w:r w:rsidRPr="006969E6">
        <w:t>:</w:t>
      </w:r>
      <w:r w:rsidRPr="006969E6">
        <w:br/>
      </w:r>
      <w:r w:rsidRPr="006969E6">
        <w:br/>
      </w:r>
      <w:proofErr w:type="spellStart"/>
      <w:r w:rsidRPr="006969E6">
        <w:t>Инстаграмда</w:t>
      </w:r>
      <w:proofErr w:type="spellEnd"/>
      <w:r w:rsidRPr="006969E6">
        <w:t xml:space="preserve">, </w:t>
      </w:r>
      <w:proofErr w:type="spellStart"/>
      <w:r w:rsidRPr="006969E6">
        <w:t>ёпиқ</w:t>
      </w:r>
      <w:proofErr w:type="spellEnd"/>
      <w:r w:rsidRPr="006969E6">
        <w:t xml:space="preserve"> </w:t>
      </w:r>
      <w:proofErr w:type="spellStart"/>
      <w:r w:rsidRPr="006969E6">
        <w:t>каналдаги</w:t>
      </w:r>
      <w:proofErr w:type="spellEnd"/>
      <w:r w:rsidRPr="006969E6">
        <w:t xml:space="preserve"> </w:t>
      </w:r>
      <w:proofErr w:type="spellStart"/>
      <w:r w:rsidRPr="006969E6">
        <w:t>дарсликлар</w:t>
      </w:r>
      <w:proofErr w:type="spellEnd"/>
      <w:r w:rsidRPr="006969E6">
        <w:t>:</w:t>
      </w:r>
      <w:r w:rsidRPr="006969E6">
        <w:br/>
      </w:r>
      <w:r w:rsidRPr="006969E6">
        <w:br/>
      </w:r>
      <w:r w:rsidRPr="006969E6">
        <w:rPr>
          <w:rFonts w:ascii="Segoe UI Emoji" w:hAnsi="Segoe UI Emoji" w:cs="Segoe UI Emoji"/>
        </w:rPr>
        <w:t>✨</w:t>
      </w:r>
      <w:r w:rsidRPr="006969E6">
        <w:t xml:space="preserve"> </w:t>
      </w:r>
      <w:proofErr w:type="spellStart"/>
      <w:r w:rsidRPr="006969E6">
        <w:rPr>
          <w:rFonts w:cs="Times New Roman"/>
        </w:rPr>
        <w:t>гормонал</w:t>
      </w:r>
      <w:proofErr w:type="spellEnd"/>
      <w:r w:rsidRPr="006969E6">
        <w:t xml:space="preserve"> </w:t>
      </w:r>
      <w:r w:rsidRPr="006969E6">
        <w:rPr>
          <w:rFonts w:cs="Times New Roman"/>
        </w:rPr>
        <w:t>йога</w:t>
      </w:r>
      <w:r w:rsidRPr="006969E6">
        <w:br/>
      </w:r>
      <w:r w:rsidRPr="006969E6">
        <w:rPr>
          <w:rFonts w:ascii="Segoe UI Emoji" w:hAnsi="Segoe UI Emoji" w:cs="Segoe UI Emoji"/>
        </w:rPr>
        <w:t>✨</w:t>
      </w:r>
      <w:r w:rsidRPr="006969E6">
        <w:t xml:space="preserve"> </w:t>
      </w:r>
      <w:proofErr w:type="spellStart"/>
      <w:r w:rsidRPr="006969E6">
        <w:rPr>
          <w:rFonts w:cs="Times New Roman"/>
        </w:rPr>
        <w:t>аёллик</w:t>
      </w:r>
      <w:proofErr w:type="spellEnd"/>
      <w:r w:rsidRPr="006969E6">
        <w:t xml:space="preserve"> </w:t>
      </w:r>
      <w:proofErr w:type="spellStart"/>
      <w:r w:rsidRPr="006969E6">
        <w:rPr>
          <w:rFonts w:cs="Times New Roman"/>
        </w:rPr>
        <w:t>энергиясини</w:t>
      </w:r>
      <w:proofErr w:type="spellEnd"/>
      <w:r w:rsidRPr="006969E6">
        <w:t xml:space="preserve"> </w:t>
      </w:r>
      <w:proofErr w:type="spellStart"/>
      <w:r w:rsidRPr="006969E6">
        <w:rPr>
          <w:rFonts w:cs="Times New Roman"/>
        </w:rPr>
        <w:t>оширувчи</w:t>
      </w:r>
      <w:proofErr w:type="spellEnd"/>
      <w:r w:rsidRPr="006969E6">
        <w:br/>
      </w:r>
      <w:r w:rsidRPr="006969E6">
        <w:rPr>
          <w:rFonts w:ascii="Segoe UI Emoji" w:hAnsi="Segoe UI Emoji" w:cs="Segoe UI Emoji"/>
        </w:rPr>
        <w:t>✨</w:t>
      </w:r>
      <w:r w:rsidRPr="006969E6">
        <w:t xml:space="preserve"> </w:t>
      </w:r>
      <w:proofErr w:type="spellStart"/>
      <w:r w:rsidRPr="006969E6">
        <w:rPr>
          <w:rFonts w:cs="Times New Roman"/>
        </w:rPr>
        <w:t>хайз</w:t>
      </w:r>
      <w:proofErr w:type="spellEnd"/>
      <w:r w:rsidRPr="006969E6">
        <w:t xml:space="preserve"> </w:t>
      </w:r>
      <w:r w:rsidRPr="006969E6">
        <w:rPr>
          <w:rFonts w:cs="Times New Roman"/>
        </w:rPr>
        <w:t>куни</w:t>
      </w:r>
      <w:r w:rsidRPr="006969E6">
        <w:t xml:space="preserve"> </w:t>
      </w:r>
      <w:proofErr w:type="spellStart"/>
      <w:r w:rsidRPr="006969E6">
        <w:rPr>
          <w:rFonts w:cs="Times New Roman"/>
        </w:rPr>
        <w:t>йогаси</w:t>
      </w:r>
      <w:proofErr w:type="spellEnd"/>
      <w:r w:rsidRPr="006969E6">
        <w:br/>
      </w:r>
      <w:r w:rsidRPr="006969E6">
        <w:rPr>
          <w:rFonts w:ascii="Segoe UI Emoji" w:hAnsi="Segoe UI Emoji" w:cs="Segoe UI Emoji"/>
        </w:rPr>
        <w:t>✨</w:t>
      </w:r>
      <w:r w:rsidRPr="006969E6">
        <w:t xml:space="preserve"> </w:t>
      </w:r>
      <w:r w:rsidRPr="006969E6">
        <w:rPr>
          <w:rFonts w:cs="Times New Roman"/>
        </w:rPr>
        <w:t>лимфодренаж</w:t>
      </w:r>
      <w:r w:rsidRPr="006969E6">
        <w:t xml:space="preserve"> </w:t>
      </w:r>
      <w:r w:rsidRPr="006969E6">
        <w:rPr>
          <w:rFonts w:cs="Times New Roman"/>
        </w:rPr>
        <w:t>йога</w:t>
      </w:r>
      <w:r w:rsidRPr="006969E6">
        <w:br/>
      </w:r>
      <w:r w:rsidRPr="006969E6">
        <w:rPr>
          <w:rFonts w:ascii="Segoe UI Emoji" w:hAnsi="Segoe UI Emoji" w:cs="Segoe UI Emoji"/>
        </w:rPr>
        <w:t>✨</w:t>
      </w:r>
      <w:r w:rsidRPr="006969E6">
        <w:t xml:space="preserve"> </w:t>
      </w:r>
      <w:proofErr w:type="spellStart"/>
      <w:r w:rsidRPr="006969E6">
        <w:rPr>
          <w:rFonts w:cs="Times New Roman"/>
        </w:rPr>
        <w:t>ёғларни</w:t>
      </w:r>
      <w:proofErr w:type="spellEnd"/>
      <w:r w:rsidRPr="006969E6">
        <w:t xml:space="preserve"> </w:t>
      </w:r>
      <w:proofErr w:type="spellStart"/>
      <w:r w:rsidRPr="006969E6">
        <w:rPr>
          <w:rFonts w:cs="Times New Roman"/>
        </w:rPr>
        <w:t>эритадиган</w:t>
      </w:r>
      <w:proofErr w:type="spellEnd"/>
      <w:r w:rsidRPr="006969E6">
        <w:t xml:space="preserve"> </w:t>
      </w:r>
      <w:proofErr w:type="spellStart"/>
      <w:r w:rsidRPr="006969E6">
        <w:rPr>
          <w:rFonts w:cs="Times New Roman"/>
        </w:rPr>
        <w:t>ва</w:t>
      </w:r>
      <w:proofErr w:type="spellEnd"/>
      <w:r w:rsidRPr="006969E6">
        <w:t xml:space="preserve"> </w:t>
      </w:r>
      <w:proofErr w:type="spellStart"/>
      <w:r w:rsidRPr="006969E6">
        <w:rPr>
          <w:rFonts w:cs="Times New Roman"/>
        </w:rPr>
        <w:t>қоматни</w:t>
      </w:r>
      <w:proofErr w:type="spellEnd"/>
      <w:r w:rsidRPr="006969E6">
        <w:t xml:space="preserve"> </w:t>
      </w:r>
      <w:r w:rsidRPr="006969E6">
        <w:rPr>
          <w:rFonts w:cs="Times New Roman"/>
        </w:rPr>
        <w:t>коррекция</w:t>
      </w:r>
      <w:r w:rsidRPr="006969E6">
        <w:t xml:space="preserve"> </w:t>
      </w:r>
      <w:proofErr w:type="spellStart"/>
      <w:r w:rsidRPr="006969E6">
        <w:rPr>
          <w:rFonts w:cs="Times New Roman"/>
        </w:rPr>
        <w:t>киладиган</w:t>
      </w:r>
      <w:proofErr w:type="spellEnd"/>
      <w:r w:rsidRPr="006969E6">
        <w:t xml:space="preserve"> </w:t>
      </w:r>
      <w:r w:rsidRPr="006969E6">
        <w:rPr>
          <w:rFonts w:cs="Times New Roman"/>
        </w:rPr>
        <w:t>йога</w:t>
      </w:r>
      <w:r w:rsidRPr="006969E6">
        <w:br/>
      </w:r>
      <w:r w:rsidRPr="006969E6">
        <w:rPr>
          <w:rFonts w:ascii="Segoe UI Emoji" w:hAnsi="Segoe UI Emoji" w:cs="Segoe UI Emoji"/>
        </w:rPr>
        <w:t>✨</w:t>
      </w:r>
      <w:r w:rsidRPr="006969E6">
        <w:t xml:space="preserve"> </w:t>
      </w:r>
      <w:proofErr w:type="spellStart"/>
      <w:r w:rsidRPr="006969E6">
        <w:rPr>
          <w:rFonts w:cs="Times New Roman"/>
        </w:rPr>
        <w:t>бўғимлар</w:t>
      </w:r>
      <w:proofErr w:type="spellEnd"/>
      <w:r w:rsidRPr="006969E6">
        <w:t xml:space="preserve"> </w:t>
      </w:r>
      <w:proofErr w:type="spellStart"/>
      <w:r w:rsidRPr="006969E6">
        <w:rPr>
          <w:rFonts w:cs="Times New Roman"/>
        </w:rPr>
        <w:t>учун</w:t>
      </w:r>
      <w:proofErr w:type="spellEnd"/>
      <w:r w:rsidRPr="006969E6">
        <w:t xml:space="preserve"> </w:t>
      </w:r>
      <w:r w:rsidRPr="006969E6">
        <w:rPr>
          <w:rFonts w:cs="Times New Roman"/>
        </w:rPr>
        <w:t>йога</w:t>
      </w:r>
      <w:r w:rsidRPr="006969E6">
        <w:br/>
      </w:r>
      <w:r w:rsidRPr="006969E6">
        <w:rPr>
          <w:rFonts w:ascii="Segoe UI Emoji" w:hAnsi="Segoe UI Emoji" w:cs="Segoe UI Emoji"/>
        </w:rPr>
        <w:t>✨</w:t>
      </w:r>
      <w:r w:rsidRPr="006969E6">
        <w:t xml:space="preserve"> </w:t>
      </w:r>
      <w:proofErr w:type="spellStart"/>
      <w:r w:rsidRPr="006969E6">
        <w:rPr>
          <w:rFonts w:cs="Times New Roman"/>
        </w:rPr>
        <w:t>психологик</w:t>
      </w:r>
      <w:proofErr w:type="spellEnd"/>
      <w:r w:rsidRPr="006969E6">
        <w:t xml:space="preserve"> </w:t>
      </w:r>
      <w:proofErr w:type="spellStart"/>
      <w:r w:rsidRPr="006969E6">
        <w:rPr>
          <w:rFonts w:cs="Times New Roman"/>
        </w:rPr>
        <w:t>практикалар</w:t>
      </w:r>
      <w:proofErr w:type="spellEnd"/>
      <w:r w:rsidRPr="006969E6">
        <w:br/>
      </w:r>
      <w:r w:rsidRPr="006969E6">
        <w:rPr>
          <w:rFonts w:ascii="Segoe UI Emoji" w:hAnsi="Segoe UI Emoji" w:cs="Segoe UI Emoji"/>
        </w:rPr>
        <w:t>✨</w:t>
      </w:r>
      <w:r w:rsidRPr="006969E6">
        <w:t xml:space="preserve"> </w:t>
      </w:r>
      <w:proofErr w:type="spellStart"/>
      <w:r w:rsidRPr="006969E6">
        <w:rPr>
          <w:rFonts w:cs="Times New Roman"/>
        </w:rPr>
        <w:t>тўғри</w:t>
      </w:r>
      <w:proofErr w:type="spellEnd"/>
      <w:r w:rsidRPr="006969E6">
        <w:t xml:space="preserve"> </w:t>
      </w:r>
      <w:proofErr w:type="spellStart"/>
      <w:r w:rsidRPr="006969E6">
        <w:rPr>
          <w:rFonts w:cs="Times New Roman"/>
        </w:rPr>
        <w:t>овқатланиш</w:t>
      </w:r>
      <w:proofErr w:type="spellEnd"/>
      <w:r w:rsidRPr="006969E6">
        <w:t xml:space="preserve"> </w:t>
      </w:r>
      <w:proofErr w:type="spellStart"/>
      <w:r w:rsidRPr="006969E6">
        <w:rPr>
          <w:rFonts w:cs="Times New Roman"/>
        </w:rPr>
        <w:t>ва</w:t>
      </w:r>
      <w:proofErr w:type="spellEnd"/>
      <w:r w:rsidRPr="006969E6">
        <w:t xml:space="preserve"> </w:t>
      </w:r>
      <w:proofErr w:type="spellStart"/>
      <w:r w:rsidRPr="006969E6">
        <w:rPr>
          <w:rFonts w:cs="Times New Roman"/>
        </w:rPr>
        <w:t>сув</w:t>
      </w:r>
      <w:proofErr w:type="spellEnd"/>
      <w:r w:rsidRPr="006969E6">
        <w:t xml:space="preserve"> </w:t>
      </w:r>
      <w:proofErr w:type="spellStart"/>
      <w:r w:rsidRPr="006969E6">
        <w:rPr>
          <w:rFonts w:cs="Times New Roman"/>
        </w:rPr>
        <w:t>ичиш</w:t>
      </w:r>
      <w:proofErr w:type="spellEnd"/>
      <w:r w:rsidRPr="006969E6">
        <w:t xml:space="preserve"> </w:t>
      </w:r>
      <w:proofErr w:type="spellStart"/>
      <w:r w:rsidRPr="006969E6">
        <w:rPr>
          <w:rFonts w:cs="Times New Roman"/>
        </w:rPr>
        <w:t>тартиби</w:t>
      </w:r>
      <w:proofErr w:type="spellEnd"/>
      <w:r w:rsidRPr="006969E6">
        <w:br/>
      </w:r>
      <w:r w:rsidRPr="006969E6">
        <w:rPr>
          <w:rFonts w:ascii="Segoe UI Emoji" w:hAnsi="Segoe UI Emoji" w:cs="Segoe UI Emoji"/>
        </w:rPr>
        <w:t>✨</w:t>
      </w:r>
      <w:r w:rsidRPr="006969E6">
        <w:t xml:space="preserve"> </w:t>
      </w:r>
      <w:proofErr w:type="spellStart"/>
      <w:r w:rsidRPr="006969E6">
        <w:rPr>
          <w:rFonts w:cs="Times New Roman"/>
        </w:rPr>
        <w:t>фойдали</w:t>
      </w:r>
      <w:proofErr w:type="spellEnd"/>
      <w:r w:rsidRPr="006969E6">
        <w:t xml:space="preserve"> </w:t>
      </w:r>
      <w:proofErr w:type="spellStart"/>
      <w:r w:rsidRPr="006969E6">
        <w:rPr>
          <w:rFonts w:cs="Times New Roman"/>
        </w:rPr>
        <w:t>дилдан</w:t>
      </w:r>
      <w:proofErr w:type="spellEnd"/>
      <w:r w:rsidRPr="006969E6">
        <w:t xml:space="preserve"> </w:t>
      </w:r>
      <w:proofErr w:type="spellStart"/>
      <w:r w:rsidRPr="006969E6">
        <w:rPr>
          <w:rFonts w:cs="Times New Roman"/>
        </w:rPr>
        <w:t>сухбатлар</w:t>
      </w:r>
      <w:proofErr w:type="spellEnd"/>
      <w:r w:rsidRPr="006969E6">
        <w:t>.</w:t>
      </w:r>
      <w:r w:rsidRPr="006969E6">
        <w:br/>
      </w:r>
      <w:r w:rsidRPr="006969E6">
        <w:br/>
      </w:r>
      <w:r w:rsidRPr="006969E6">
        <w:rPr>
          <w:rFonts w:ascii="Segoe UI Emoji" w:hAnsi="Segoe UI Emoji" w:cs="Segoe UI Emoji"/>
        </w:rPr>
        <w:t>❗️</w:t>
      </w:r>
      <w:r w:rsidRPr="006969E6">
        <w:t xml:space="preserve">1380тадан </w:t>
      </w:r>
      <w:proofErr w:type="spellStart"/>
      <w:r w:rsidRPr="006969E6">
        <w:t>ортиқ</w:t>
      </w:r>
      <w:proofErr w:type="spellEnd"/>
      <w:r w:rsidRPr="006969E6">
        <w:t xml:space="preserve"> </w:t>
      </w:r>
      <w:proofErr w:type="spellStart"/>
      <w:r w:rsidRPr="006969E6">
        <w:t>дарсликлар</w:t>
      </w:r>
      <w:proofErr w:type="spellEnd"/>
      <w:r w:rsidRPr="006969E6">
        <w:t xml:space="preserve"> </w:t>
      </w:r>
      <w:proofErr w:type="spellStart"/>
      <w:r w:rsidRPr="006969E6">
        <w:t>записьда</w:t>
      </w:r>
      <w:proofErr w:type="spellEnd"/>
      <w:r w:rsidRPr="006969E6">
        <w:t xml:space="preserve"> </w:t>
      </w:r>
      <w:proofErr w:type="spellStart"/>
      <w:r w:rsidRPr="006969E6">
        <w:t>мустақил</w:t>
      </w:r>
      <w:proofErr w:type="spellEnd"/>
      <w:r w:rsidRPr="006969E6">
        <w:t xml:space="preserve"> </w:t>
      </w:r>
      <w:proofErr w:type="spellStart"/>
      <w:r w:rsidRPr="006969E6">
        <w:t>шуғулланиш</w:t>
      </w:r>
      <w:proofErr w:type="spellEnd"/>
      <w:r w:rsidRPr="006969E6">
        <w:t xml:space="preserve"> </w:t>
      </w:r>
      <w:proofErr w:type="spellStart"/>
      <w:r w:rsidRPr="006969E6">
        <w:t>учун</w:t>
      </w:r>
      <w:proofErr w:type="spellEnd"/>
      <w:r w:rsidRPr="006969E6">
        <w:t>.</w:t>
      </w:r>
      <w:r w:rsidRPr="006969E6">
        <w:br/>
      </w:r>
      <w:r w:rsidRPr="006969E6">
        <w:lastRenderedPageBreak/>
        <w:br/>
        <w:t xml:space="preserve">Хар ой </w:t>
      </w:r>
      <w:proofErr w:type="spellStart"/>
      <w:r w:rsidRPr="006969E6">
        <w:t>кушилсангиз</w:t>
      </w:r>
      <w:proofErr w:type="spellEnd"/>
      <w:r w:rsidRPr="006969E6">
        <w:t xml:space="preserve"> </w:t>
      </w:r>
      <w:proofErr w:type="spellStart"/>
      <w:r w:rsidRPr="006969E6">
        <w:t>бўлади</w:t>
      </w:r>
      <w:proofErr w:type="spellEnd"/>
      <w:r w:rsidRPr="006969E6">
        <w:rPr>
          <w:rFonts w:ascii="Segoe UI Emoji" w:hAnsi="Segoe UI Emoji" w:cs="Segoe UI Emoji"/>
        </w:rPr>
        <w:t>✅</w:t>
      </w:r>
      <w:r w:rsidRPr="006969E6">
        <w:br/>
      </w:r>
      <w:r w:rsidRPr="006969E6">
        <w:br/>
      </w:r>
      <w:proofErr w:type="spellStart"/>
      <w:r w:rsidRPr="006969E6">
        <w:rPr>
          <w:rFonts w:cs="Times New Roman"/>
        </w:rPr>
        <w:t>Нархи</w:t>
      </w:r>
      <w:proofErr w:type="spellEnd"/>
      <w:r w:rsidRPr="006969E6">
        <w:t xml:space="preserve">: 1 </w:t>
      </w:r>
      <w:r w:rsidRPr="006969E6">
        <w:rPr>
          <w:rFonts w:cs="Times New Roman"/>
        </w:rPr>
        <w:t>ой</w:t>
      </w:r>
      <w:r w:rsidRPr="006969E6">
        <w:t xml:space="preserve"> </w:t>
      </w:r>
      <w:proofErr w:type="spellStart"/>
      <w:r w:rsidRPr="006969E6">
        <w:rPr>
          <w:rFonts w:cs="Times New Roman"/>
        </w:rPr>
        <w:t>учун</w:t>
      </w:r>
      <w:proofErr w:type="spellEnd"/>
      <w:r w:rsidRPr="006969E6">
        <w:t xml:space="preserve"> </w:t>
      </w:r>
      <w:r w:rsidRPr="006969E6">
        <w:rPr>
          <w:rFonts w:ascii="Segoe UI Emoji" w:hAnsi="Segoe UI Emoji" w:cs="Segoe UI Emoji"/>
        </w:rPr>
        <w:t>🔥</w:t>
      </w:r>
      <w:r w:rsidRPr="006969E6">
        <w:t xml:space="preserve">100.000 </w:t>
      </w:r>
      <w:proofErr w:type="spellStart"/>
      <w:r w:rsidRPr="006969E6">
        <w:t>сўм</w:t>
      </w:r>
      <w:proofErr w:type="spellEnd"/>
      <w:r w:rsidRPr="006969E6">
        <w:rPr>
          <w:rFonts w:ascii="Segoe UI Emoji" w:hAnsi="Segoe UI Emoji" w:cs="Segoe UI Emoji"/>
        </w:rPr>
        <w:t>🔥</w:t>
      </w:r>
      <w:r w:rsidRPr="006969E6">
        <w:br/>
      </w:r>
      <w:r w:rsidRPr="006969E6">
        <w:br/>
        <w:t xml:space="preserve">Бошка </w:t>
      </w:r>
      <w:proofErr w:type="spellStart"/>
      <w:r w:rsidRPr="006969E6">
        <w:t>саволлар</w:t>
      </w:r>
      <w:proofErr w:type="spellEnd"/>
      <w:r w:rsidRPr="006969E6">
        <w:t>:</w:t>
      </w:r>
      <w:r w:rsidRPr="006969E6">
        <w:br/>
        <w:t xml:space="preserve">Шу </w:t>
      </w:r>
      <w:proofErr w:type="spellStart"/>
      <w:r w:rsidRPr="006969E6">
        <w:t>ерга</w:t>
      </w:r>
      <w:proofErr w:type="spellEnd"/>
      <w:r w:rsidRPr="006969E6">
        <w:t xml:space="preserve"> @Sabina_Polatova </w:t>
      </w:r>
      <w:proofErr w:type="spellStart"/>
      <w:r w:rsidRPr="006969E6">
        <w:t>телеграмга</w:t>
      </w:r>
      <w:proofErr w:type="spellEnd"/>
      <w:r w:rsidRPr="006969E6">
        <w:t xml:space="preserve"> </w:t>
      </w:r>
      <w:proofErr w:type="spellStart"/>
      <w:r w:rsidRPr="006969E6">
        <w:t>ёзинг</w:t>
      </w:r>
      <w:proofErr w:type="spellEnd"/>
    </w:p>
    <w:p w14:paraId="4BBA00D7" w14:textId="77777777" w:rsidR="006969E6" w:rsidRPr="006969E6" w:rsidRDefault="006969E6" w:rsidP="006969E6">
      <w:pPr>
        <w:spacing w:after="0"/>
        <w:ind w:firstLine="709"/>
        <w:jc w:val="both"/>
        <w:rPr>
          <w:b/>
          <w:bCs/>
        </w:rPr>
      </w:pPr>
      <w:r w:rsidRPr="006969E6">
        <w:rPr>
          <w:b/>
          <w:bCs/>
        </w:rPr>
        <w:t xml:space="preserve">Онлайн: </w:t>
      </w:r>
      <w:proofErr w:type="spellStart"/>
      <w:r w:rsidRPr="006969E6">
        <w:rPr>
          <w:b/>
          <w:bCs/>
        </w:rPr>
        <w:t>Бахтли</w:t>
      </w:r>
      <w:proofErr w:type="spellEnd"/>
      <w:r w:rsidRPr="006969E6">
        <w:rPr>
          <w:b/>
          <w:bCs/>
        </w:rPr>
        <w:t xml:space="preserve"> </w:t>
      </w:r>
      <w:proofErr w:type="spellStart"/>
      <w:r w:rsidRPr="006969E6">
        <w:rPr>
          <w:b/>
          <w:bCs/>
        </w:rPr>
        <w:t>аёллар</w:t>
      </w:r>
      <w:proofErr w:type="spellEnd"/>
      <w:r w:rsidRPr="006969E6">
        <w:rPr>
          <w:b/>
          <w:bCs/>
        </w:rPr>
        <w:t xml:space="preserve"> клуби </w:t>
      </w:r>
      <w:r w:rsidRPr="006969E6">
        <w:rPr>
          <w:rFonts w:ascii="Segoe UI Emoji" w:hAnsi="Segoe UI Emoji" w:cs="Segoe UI Emoji"/>
          <w:b/>
          <w:bCs/>
        </w:rPr>
        <w:t>🔥</w:t>
      </w:r>
      <w:r w:rsidRPr="006969E6">
        <w:rPr>
          <w:b/>
          <w:bCs/>
        </w:rPr>
        <w:t>Премиум пакет</w:t>
      </w:r>
      <w:r w:rsidRPr="006969E6">
        <w:rPr>
          <w:rFonts w:ascii="Segoe UI Emoji" w:hAnsi="Segoe UI Emoji" w:cs="Segoe UI Emoji"/>
          <w:b/>
          <w:bCs/>
        </w:rPr>
        <w:t>🔥</w:t>
      </w:r>
      <w:r w:rsidRPr="006969E6">
        <w:rPr>
          <w:b/>
          <w:bCs/>
        </w:rPr>
        <w:t xml:space="preserve"> (для женщин)</w:t>
      </w:r>
    </w:p>
    <w:p w14:paraId="39BF04AF" w14:textId="77777777" w:rsidR="006969E6" w:rsidRPr="006969E6" w:rsidRDefault="006969E6" w:rsidP="006969E6">
      <w:pPr>
        <w:spacing w:after="0"/>
        <w:ind w:firstLine="709"/>
        <w:jc w:val="both"/>
      </w:pPr>
      <w:proofErr w:type="spellStart"/>
      <w:r w:rsidRPr="006969E6">
        <w:t>Маълумот</w:t>
      </w:r>
      <w:proofErr w:type="spellEnd"/>
      <w:r w:rsidRPr="006969E6">
        <w:t>:</w:t>
      </w:r>
      <w:r w:rsidRPr="006969E6">
        <w:br/>
      </w:r>
      <w:r w:rsidRPr="006969E6">
        <w:br/>
        <w:t>Йога-</w:t>
      </w:r>
      <w:proofErr w:type="spellStart"/>
      <w:r w:rsidRPr="006969E6">
        <w:t>клубимга</w:t>
      </w:r>
      <w:proofErr w:type="spellEnd"/>
      <w:r w:rsidRPr="006969E6">
        <w:t xml:space="preserve"> </w:t>
      </w:r>
      <w:proofErr w:type="spellStart"/>
      <w:r w:rsidRPr="006969E6">
        <w:t>аъзо</w:t>
      </w:r>
      <w:proofErr w:type="spellEnd"/>
      <w:r w:rsidRPr="006969E6">
        <w:t xml:space="preserve"> </w:t>
      </w:r>
      <w:proofErr w:type="spellStart"/>
      <w:r w:rsidRPr="006969E6">
        <w:t>бўлиш</w:t>
      </w:r>
      <w:proofErr w:type="spellEnd"/>
      <w:r w:rsidRPr="006969E6">
        <w:t xml:space="preserve"> </w:t>
      </w:r>
      <w:proofErr w:type="spellStart"/>
      <w:r w:rsidRPr="006969E6">
        <w:t>афзалликлари</w:t>
      </w:r>
      <w:proofErr w:type="spellEnd"/>
      <w:r w:rsidRPr="006969E6">
        <w:t>:</w:t>
      </w:r>
      <w:r w:rsidRPr="006969E6">
        <w:br/>
      </w:r>
      <w:r w:rsidRPr="006969E6">
        <w:br/>
      </w:r>
      <w:r w:rsidRPr="006969E6">
        <w:rPr>
          <w:rFonts w:ascii="Segoe UI Emoji" w:hAnsi="Segoe UI Emoji" w:cs="Segoe UI Emoji"/>
        </w:rPr>
        <w:t>✅</w:t>
      </w:r>
      <w:proofErr w:type="spellStart"/>
      <w:r w:rsidRPr="006969E6">
        <w:rPr>
          <w:rFonts w:cs="Times New Roman"/>
        </w:rPr>
        <w:t>ҳар</w:t>
      </w:r>
      <w:proofErr w:type="spellEnd"/>
      <w:r w:rsidRPr="006969E6">
        <w:t xml:space="preserve"> </w:t>
      </w:r>
      <w:r w:rsidRPr="006969E6">
        <w:rPr>
          <w:rFonts w:cs="Times New Roman"/>
        </w:rPr>
        <w:t>кун</w:t>
      </w:r>
      <w:r w:rsidRPr="006969E6">
        <w:t xml:space="preserve"> </w:t>
      </w:r>
      <w:r w:rsidRPr="006969E6">
        <w:rPr>
          <w:rFonts w:cs="Times New Roman"/>
        </w:rPr>
        <w:t>йога</w:t>
      </w:r>
      <w:r w:rsidRPr="006969E6">
        <w:t xml:space="preserve"> </w:t>
      </w:r>
      <w:proofErr w:type="spellStart"/>
      <w:r w:rsidRPr="006969E6">
        <w:rPr>
          <w:rFonts w:cs="Times New Roman"/>
        </w:rPr>
        <w:t>дарсини</w:t>
      </w:r>
      <w:proofErr w:type="spellEnd"/>
      <w:r w:rsidRPr="006969E6">
        <w:t xml:space="preserve"> </w:t>
      </w:r>
      <w:proofErr w:type="spellStart"/>
      <w:r w:rsidRPr="006969E6">
        <w:rPr>
          <w:rFonts w:cs="Times New Roman"/>
        </w:rPr>
        <w:t>бажарасиз</w:t>
      </w:r>
      <w:proofErr w:type="spellEnd"/>
      <w:r w:rsidRPr="006969E6">
        <w:t>;</w:t>
      </w:r>
      <w:r w:rsidRPr="006969E6">
        <w:br/>
      </w:r>
      <w:r w:rsidRPr="006969E6">
        <w:br/>
      </w:r>
      <w:r w:rsidRPr="006969E6">
        <w:rPr>
          <w:rFonts w:ascii="Segoe UI Emoji" w:hAnsi="Segoe UI Emoji" w:cs="Segoe UI Emoji"/>
        </w:rPr>
        <w:t>✅</w:t>
      </w:r>
      <w:proofErr w:type="spellStart"/>
      <w:r w:rsidRPr="006969E6">
        <w:rPr>
          <w:rFonts w:cs="Times New Roman"/>
        </w:rPr>
        <w:t>янги</w:t>
      </w:r>
      <w:proofErr w:type="spellEnd"/>
      <w:r w:rsidRPr="006969E6">
        <w:t xml:space="preserve"> </w:t>
      </w:r>
      <w:proofErr w:type="spellStart"/>
      <w:r w:rsidRPr="006969E6">
        <w:rPr>
          <w:rFonts w:cs="Times New Roman"/>
        </w:rPr>
        <w:t>дарслар</w:t>
      </w:r>
      <w:proofErr w:type="spellEnd"/>
      <w:r w:rsidRPr="006969E6">
        <w:t>;</w:t>
      </w:r>
      <w:r w:rsidRPr="006969E6">
        <w:br/>
      </w:r>
      <w:r w:rsidRPr="006969E6">
        <w:br/>
      </w:r>
      <w:r w:rsidRPr="006969E6">
        <w:rPr>
          <w:rFonts w:ascii="Segoe UI Emoji" w:hAnsi="Segoe UI Emoji" w:cs="Segoe UI Emoji"/>
        </w:rPr>
        <w:t>✅</w:t>
      </w:r>
      <w:r w:rsidRPr="006969E6">
        <w:t xml:space="preserve"> </w:t>
      </w:r>
      <w:proofErr w:type="spellStart"/>
      <w:r w:rsidRPr="006969E6">
        <w:t>записьдан</w:t>
      </w:r>
      <w:proofErr w:type="spellEnd"/>
      <w:r w:rsidRPr="006969E6">
        <w:t xml:space="preserve"> </w:t>
      </w:r>
      <w:proofErr w:type="spellStart"/>
      <w:r w:rsidRPr="006969E6">
        <w:t>ўзизга</w:t>
      </w:r>
      <w:proofErr w:type="spellEnd"/>
      <w:r w:rsidRPr="006969E6">
        <w:t xml:space="preserve"> </w:t>
      </w:r>
      <w:proofErr w:type="spellStart"/>
      <w:r w:rsidRPr="006969E6">
        <w:t>қулай</w:t>
      </w:r>
      <w:proofErr w:type="spellEnd"/>
      <w:r w:rsidRPr="006969E6">
        <w:t xml:space="preserve"> </w:t>
      </w:r>
      <w:proofErr w:type="spellStart"/>
      <w:r w:rsidRPr="006969E6">
        <w:t>вақт</w:t>
      </w:r>
      <w:proofErr w:type="spellEnd"/>
      <w:r w:rsidRPr="006969E6">
        <w:t xml:space="preserve"> </w:t>
      </w:r>
      <w:proofErr w:type="spellStart"/>
      <w:r w:rsidRPr="006969E6">
        <w:t>шуғулланиш</w:t>
      </w:r>
      <w:proofErr w:type="spellEnd"/>
      <w:r w:rsidRPr="006969E6">
        <w:t>;</w:t>
      </w:r>
      <w:r w:rsidRPr="006969E6">
        <w:br/>
      </w:r>
      <w:r w:rsidRPr="006969E6">
        <w:br/>
      </w:r>
      <w:r w:rsidRPr="006969E6">
        <w:rPr>
          <w:rFonts w:ascii="Segoe UI Emoji" w:hAnsi="Segoe UI Emoji" w:cs="Segoe UI Emoji"/>
        </w:rPr>
        <w:t>✅</w:t>
      </w:r>
      <w:r w:rsidRPr="006969E6">
        <w:t xml:space="preserve"> </w:t>
      </w:r>
      <w:r w:rsidRPr="006969E6">
        <w:rPr>
          <w:rFonts w:cs="Times New Roman"/>
        </w:rPr>
        <w:t>индивидуал</w:t>
      </w:r>
      <w:r w:rsidRPr="006969E6">
        <w:t xml:space="preserve"> </w:t>
      </w:r>
      <w:proofErr w:type="spellStart"/>
      <w:r w:rsidRPr="006969E6">
        <w:rPr>
          <w:rFonts w:cs="Times New Roman"/>
        </w:rPr>
        <w:t>соғлиққа</w:t>
      </w:r>
      <w:proofErr w:type="spellEnd"/>
      <w:r w:rsidRPr="006969E6">
        <w:t xml:space="preserve"> </w:t>
      </w:r>
      <w:proofErr w:type="spellStart"/>
      <w:r w:rsidRPr="006969E6">
        <w:rPr>
          <w:rFonts w:cs="Times New Roman"/>
        </w:rPr>
        <w:t>тўғирлаб</w:t>
      </w:r>
      <w:proofErr w:type="spellEnd"/>
      <w:r w:rsidRPr="006969E6">
        <w:t xml:space="preserve"> </w:t>
      </w:r>
      <w:proofErr w:type="spellStart"/>
      <w:r w:rsidRPr="006969E6">
        <w:rPr>
          <w:rFonts w:cs="Times New Roman"/>
        </w:rPr>
        <w:t>машқларни</w:t>
      </w:r>
      <w:proofErr w:type="spellEnd"/>
      <w:r w:rsidRPr="006969E6">
        <w:t xml:space="preserve"> </w:t>
      </w:r>
      <w:proofErr w:type="spellStart"/>
      <w:r w:rsidRPr="006969E6">
        <w:rPr>
          <w:rFonts w:cs="Times New Roman"/>
        </w:rPr>
        <w:t>мослаштириш</w:t>
      </w:r>
      <w:proofErr w:type="spellEnd"/>
      <w:r w:rsidRPr="006969E6">
        <w:t xml:space="preserve"> </w:t>
      </w:r>
      <w:proofErr w:type="spellStart"/>
      <w:r w:rsidRPr="006969E6">
        <w:rPr>
          <w:rFonts w:cs="Times New Roman"/>
        </w:rPr>
        <w:t>бўйича</w:t>
      </w:r>
      <w:proofErr w:type="spellEnd"/>
      <w:r w:rsidRPr="006969E6">
        <w:t xml:space="preserve"> </w:t>
      </w:r>
      <w:proofErr w:type="spellStart"/>
      <w:r w:rsidRPr="006969E6">
        <w:rPr>
          <w:rFonts w:cs="Times New Roman"/>
        </w:rPr>
        <w:t>чатда</w:t>
      </w:r>
      <w:proofErr w:type="spellEnd"/>
      <w:r w:rsidRPr="006969E6">
        <w:t xml:space="preserve"> </w:t>
      </w:r>
      <w:r w:rsidRPr="006969E6">
        <w:rPr>
          <w:rFonts w:cs="Times New Roman"/>
        </w:rPr>
        <w:t>консультация</w:t>
      </w:r>
      <w:r w:rsidRPr="006969E6">
        <w:t>;</w:t>
      </w:r>
      <w:r w:rsidRPr="006969E6">
        <w:br/>
      </w:r>
      <w:r w:rsidRPr="006969E6">
        <w:br/>
      </w:r>
      <w:r w:rsidRPr="006969E6">
        <w:rPr>
          <w:rFonts w:ascii="Segoe UI Emoji" w:hAnsi="Segoe UI Emoji" w:cs="Segoe UI Emoji"/>
        </w:rPr>
        <w:t>✅</w:t>
      </w:r>
      <w:proofErr w:type="spellStart"/>
      <w:r w:rsidRPr="006969E6">
        <w:rPr>
          <w:rFonts w:cs="Times New Roman"/>
        </w:rPr>
        <w:t>ҳар</w:t>
      </w:r>
      <w:proofErr w:type="spellEnd"/>
      <w:r w:rsidRPr="006969E6">
        <w:t xml:space="preserve"> </w:t>
      </w:r>
      <w:r w:rsidRPr="006969E6">
        <w:rPr>
          <w:rFonts w:cs="Times New Roman"/>
        </w:rPr>
        <w:t>ой</w:t>
      </w:r>
      <w:r w:rsidRPr="006969E6">
        <w:t xml:space="preserve"> </w:t>
      </w:r>
      <w:proofErr w:type="spellStart"/>
      <w:r w:rsidRPr="006969E6">
        <w:rPr>
          <w:rFonts w:cs="Times New Roman"/>
        </w:rPr>
        <w:t>бепул</w:t>
      </w:r>
      <w:proofErr w:type="spellEnd"/>
      <w:r w:rsidRPr="006969E6">
        <w:t xml:space="preserve"> </w:t>
      </w:r>
      <w:r w:rsidRPr="006969E6">
        <w:rPr>
          <w:rFonts w:cs="Times New Roman"/>
        </w:rPr>
        <w:t>видеочат</w:t>
      </w:r>
      <w:r w:rsidRPr="006969E6">
        <w:t xml:space="preserve"> </w:t>
      </w:r>
      <w:proofErr w:type="spellStart"/>
      <w:r w:rsidRPr="006969E6">
        <w:rPr>
          <w:rFonts w:cs="Times New Roman"/>
        </w:rPr>
        <w:t>учрашув</w:t>
      </w:r>
      <w:proofErr w:type="spellEnd"/>
      <w:r w:rsidRPr="006969E6">
        <w:t>;</w:t>
      </w:r>
      <w:r w:rsidRPr="006969E6">
        <w:br/>
      </w:r>
      <w:r w:rsidRPr="006969E6">
        <w:br/>
      </w:r>
      <w:r w:rsidRPr="006969E6">
        <w:rPr>
          <w:rFonts w:ascii="Segoe UI Emoji" w:hAnsi="Segoe UI Emoji" w:cs="Segoe UI Emoji"/>
        </w:rPr>
        <w:t>✅</w:t>
      </w:r>
      <w:r w:rsidRPr="006969E6">
        <w:t xml:space="preserve">24/7 </w:t>
      </w:r>
      <w:proofErr w:type="spellStart"/>
      <w:r w:rsidRPr="006969E6">
        <w:rPr>
          <w:rFonts w:cs="Times New Roman"/>
        </w:rPr>
        <w:t>ЧАТда</w:t>
      </w:r>
      <w:proofErr w:type="spellEnd"/>
      <w:r w:rsidRPr="006969E6">
        <w:t xml:space="preserve"> </w:t>
      </w:r>
      <w:proofErr w:type="spellStart"/>
      <w:r w:rsidRPr="006969E6">
        <w:rPr>
          <w:rFonts w:cs="Times New Roman"/>
        </w:rPr>
        <w:t>биргаман</w:t>
      </w:r>
      <w:proofErr w:type="spellEnd"/>
      <w:r w:rsidRPr="006969E6">
        <w:t>;</w:t>
      </w:r>
      <w:r w:rsidRPr="006969E6">
        <w:br/>
      </w:r>
      <w:r w:rsidRPr="006969E6">
        <w:br/>
      </w:r>
      <w:r w:rsidRPr="006969E6">
        <w:rPr>
          <w:rFonts w:ascii="Segoe UI Emoji" w:hAnsi="Segoe UI Emoji" w:cs="Segoe UI Emoji"/>
        </w:rPr>
        <w:t>✅</w:t>
      </w:r>
      <w:proofErr w:type="spellStart"/>
      <w:r w:rsidRPr="006969E6">
        <w:rPr>
          <w:rFonts w:cs="Times New Roman"/>
        </w:rPr>
        <w:t>фойдали</w:t>
      </w:r>
      <w:proofErr w:type="spellEnd"/>
      <w:r w:rsidRPr="006969E6">
        <w:t xml:space="preserve"> </w:t>
      </w:r>
      <w:proofErr w:type="spellStart"/>
      <w:r w:rsidRPr="006969E6">
        <w:rPr>
          <w:rFonts w:cs="Times New Roman"/>
        </w:rPr>
        <w:t>маслаҳатлар</w:t>
      </w:r>
      <w:proofErr w:type="spellEnd"/>
      <w:r w:rsidRPr="006969E6">
        <w:t>:</w:t>
      </w:r>
      <w:r w:rsidRPr="006969E6">
        <w:br/>
      </w:r>
      <w:r w:rsidRPr="006969E6">
        <w:rPr>
          <w:rFonts w:ascii="Segoe UI Emoji" w:hAnsi="Segoe UI Emoji" w:cs="Segoe UI Emoji"/>
        </w:rPr>
        <w:t>💚</w:t>
      </w:r>
      <w:proofErr w:type="spellStart"/>
      <w:r w:rsidRPr="006969E6">
        <w:t>тўғри</w:t>
      </w:r>
      <w:proofErr w:type="spellEnd"/>
      <w:r w:rsidRPr="006969E6">
        <w:t xml:space="preserve"> </w:t>
      </w:r>
      <w:proofErr w:type="spellStart"/>
      <w:r w:rsidRPr="006969E6">
        <w:t>овқатланиш</w:t>
      </w:r>
      <w:proofErr w:type="spellEnd"/>
      <w:r w:rsidRPr="006969E6">
        <w:t xml:space="preserve"> </w:t>
      </w:r>
      <w:proofErr w:type="spellStart"/>
      <w:r w:rsidRPr="006969E6">
        <w:t>бўйича</w:t>
      </w:r>
      <w:proofErr w:type="spellEnd"/>
      <w:r w:rsidRPr="006969E6">
        <w:t>,</w:t>
      </w:r>
      <w:r w:rsidRPr="006969E6">
        <w:br/>
      </w:r>
      <w:r w:rsidRPr="006969E6">
        <w:rPr>
          <w:rFonts w:ascii="Segoe UI Emoji" w:hAnsi="Segoe UI Emoji" w:cs="Segoe UI Emoji"/>
        </w:rPr>
        <w:t>💚</w:t>
      </w:r>
      <w:proofErr w:type="spellStart"/>
      <w:r w:rsidRPr="006969E6">
        <w:t>психологиядан</w:t>
      </w:r>
      <w:proofErr w:type="spellEnd"/>
      <w:r w:rsidRPr="006969E6">
        <w:t>,</w:t>
      </w:r>
      <w:r w:rsidRPr="006969E6">
        <w:br/>
      </w:r>
      <w:r w:rsidRPr="006969E6">
        <w:rPr>
          <w:rFonts w:ascii="Segoe UI Emoji" w:hAnsi="Segoe UI Emoji" w:cs="Segoe UI Emoji"/>
        </w:rPr>
        <w:t>💚</w:t>
      </w:r>
      <w:proofErr w:type="spellStart"/>
      <w:r w:rsidRPr="006969E6">
        <w:t>психологик</w:t>
      </w:r>
      <w:proofErr w:type="spellEnd"/>
      <w:r w:rsidRPr="006969E6">
        <w:t xml:space="preserve"> </w:t>
      </w:r>
      <w:proofErr w:type="spellStart"/>
      <w:r w:rsidRPr="006969E6">
        <w:t>амалиётлик</w:t>
      </w:r>
      <w:proofErr w:type="spellEnd"/>
      <w:r w:rsidRPr="006969E6">
        <w:t xml:space="preserve"> медитация;</w:t>
      </w:r>
      <w:r w:rsidRPr="006969E6">
        <w:br/>
      </w:r>
      <w:r w:rsidRPr="006969E6">
        <w:rPr>
          <w:rFonts w:ascii="Segoe UI Emoji" w:hAnsi="Segoe UI Emoji" w:cs="Segoe UI Emoji"/>
        </w:rPr>
        <w:t>💚</w:t>
      </w:r>
      <w:proofErr w:type="spellStart"/>
      <w:r w:rsidRPr="006969E6">
        <w:t>саломатлик</w:t>
      </w:r>
      <w:proofErr w:type="spellEnd"/>
      <w:r w:rsidRPr="006969E6">
        <w:t xml:space="preserve"> </w:t>
      </w:r>
      <w:proofErr w:type="spellStart"/>
      <w:r w:rsidRPr="006969E6">
        <w:t>бўйича</w:t>
      </w:r>
      <w:proofErr w:type="spellEnd"/>
      <w:r w:rsidRPr="006969E6">
        <w:t>,</w:t>
      </w:r>
      <w:r w:rsidRPr="006969E6">
        <w:br/>
      </w:r>
      <w:r w:rsidRPr="006969E6">
        <w:rPr>
          <w:rFonts w:ascii="Segoe UI Emoji" w:hAnsi="Segoe UI Emoji" w:cs="Segoe UI Emoji"/>
        </w:rPr>
        <w:t>💚</w:t>
      </w:r>
      <w:proofErr w:type="spellStart"/>
      <w:r w:rsidRPr="006969E6">
        <w:t>гузалликдан</w:t>
      </w:r>
      <w:proofErr w:type="spellEnd"/>
      <w:r w:rsidRPr="006969E6">
        <w:t>,</w:t>
      </w:r>
      <w:r w:rsidRPr="006969E6">
        <w:br/>
      </w:r>
      <w:r w:rsidRPr="006969E6">
        <w:rPr>
          <w:rFonts w:ascii="Segoe UI Emoji" w:hAnsi="Segoe UI Emoji" w:cs="Segoe UI Emoji"/>
        </w:rPr>
        <w:t>💚</w:t>
      </w:r>
      <w:proofErr w:type="spellStart"/>
      <w:r w:rsidRPr="006969E6">
        <w:t>дилдан</w:t>
      </w:r>
      <w:proofErr w:type="spellEnd"/>
      <w:r w:rsidRPr="006969E6">
        <w:t xml:space="preserve"> </w:t>
      </w:r>
      <w:proofErr w:type="spellStart"/>
      <w:r w:rsidRPr="006969E6">
        <w:t>суҳбатлар</w:t>
      </w:r>
      <w:proofErr w:type="spellEnd"/>
      <w:r w:rsidRPr="006969E6">
        <w:br/>
      </w:r>
      <w:r w:rsidRPr="006969E6">
        <w:br/>
      </w:r>
      <w:r w:rsidRPr="006969E6">
        <w:rPr>
          <w:rFonts w:ascii="Segoe UI Emoji" w:hAnsi="Segoe UI Emoji" w:cs="Segoe UI Emoji"/>
        </w:rPr>
        <w:t>🎁</w:t>
      </w:r>
      <w:r w:rsidRPr="006969E6">
        <w:t xml:space="preserve">БОНУС: 1380та </w:t>
      </w:r>
      <w:proofErr w:type="spellStart"/>
      <w:r w:rsidRPr="006969E6">
        <w:t>олдинги</w:t>
      </w:r>
      <w:proofErr w:type="spellEnd"/>
      <w:r w:rsidRPr="006969E6">
        <w:t xml:space="preserve"> </w:t>
      </w:r>
      <w:proofErr w:type="spellStart"/>
      <w:r w:rsidRPr="006969E6">
        <w:t>дарслар</w:t>
      </w:r>
      <w:proofErr w:type="spellEnd"/>
      <w:r w:rsidRPr="006969E6">
        <w:br/>
      </w:r>
      <w:r w:rsidRPr="006969E6">
        <w:br/>
      </w:r>
      <w:r w:rsidRPr="006969E6">
        <w:rPr>
          <w:rFonts w:ascii="Segoe UI Emoji" w:hAnsi="Segoe UI Emoji" w:cs="Segoe UI Emoji"/>
        </w:rPr>
        <w:t>🧘🏻</w:t>
      </w:r>
      <w:r w:rsidRPr="006969E6">
        <w:t xml:space="preserve">‍♀️ Сабина </w:t>
      </w:r>
      <w:proofErr w:type="spellStart"/>
      <w:r w:rsidRPr="006969E6">
        <w:t>Полатова</w:t>
      </w:r>
      <w:proofErr w:type="spellEnd"/>
      <w:r w:rsidRPr="006969E6">
        <w:t xml:space="preserve"> </w:t>
      </w:r>
      <w:proofErr w:type="spellStart"/>
      <w:r w:rsidRPr="006969E6">
        <w:t>томонидан</w:t>
      </w:r>
      <w:proofErr w:type="spellEnd"/>
      <w:r w:rsidRPr="006969E6">
        <w:t xml:space="preserve"> 24/7 </w:t>
      </w:r>
      <w:proofErr w:type="spellStart"/>
      <w:r w:rsidRPr="006969E6">
        <w:t>кураторлик</w:t>
      </w:r>
      <w:proofErr w:type="spellEnd"/>
      <w:r w:rsidRPr="006969E6">
        <w:t>♥️</w:t>
      </w:r>
      <w:r w:rsidRPr="006969E6">
        <w:br/>
      </w:r>
      <w:r w:rsidRPr="006969E6">
        <w:br/>
      </w:r>
      <w:proofErr w:type="spellStart"/>
      <w:r w:rsidRPr="006969E6">
        <w:t>Клубда</w:t>
      </w:r>
      <w:proofErr w:type="spellEnd"/>
      <w:r w:rsidRPr="006969E6">
        <w:t xml:space="preserve"> 1 ой </w:t>
      </w:r>
      <w:proofErr w:type="spellStart"/>
      <w:r w:rsidRPr="006969E6">
        <w:t>қатнашиш</w:t>
      </w:r>
      <w:proofErr w:type="spellEnd"/>
      <w:r w:rsidRPr="006969E6">
        <w:br/>
      </w:r>
      <w:r w:rsidRPr="006969E6">
        <w:br/>
      </w:r>
      <w:proofErr w:type="spellStart"/>
      <w:r w:rsidRPr="006969E6">
        <w:t>Нархи</w:t>
      </w:r>
      <w:proofErr w:type="spellEnd"/>
      <w:r w:rsidRPr="006969E6">
        <w:t>:</w:t>
      </w:r>
      <w:r w:rsidRPr="006969E6">
        <w:br/>
      </w:r>
      <w:r w:rsidRPr="006969E6">
        <w:br/>
        <w:t>1 ой - </w:t>
      </w:r>
      <w:del w:id="1" w:author="Unknown">
        <w:r w:rsidRPr="006969E6">
          <w:delText>600.000</w:delText>
        </w:r>
      </w:del>
      <w:r w:rsidRPr="006969E6">
        <w:t> </w:t>
      </w:r>
      <w:proofErr w:type="spellStart"/>
      <w:r w:rsidRPr="006969E6">
        <w:t>сўм</w:t>
      </w:r>
      <w:proofErr w:type="spellEnd"/>
      <w:r w:rsidRPr="006969E6">
        <w:t xml:space="preserve"> </w:t>
      </w:r>
      <w:proofErr w:type="spellStart"/>
      <w:r w:rsidRPr="006969E6">
        <w:t>эди</w:t>
      </w:r>
      <w:proofErr w:type="spellEnd"/>
      <w:r w:rsidRPr="006969E6">
        <w:t>.</w:t>
      </w:r>
      <w:r w:rsidRPr="006969E6">
        <w:br/>
      </w:r>
      <w:r w:rsidRPr="006969E6">
        <w:lastRenderedPageBreak/>
        <w:t xml:space="preserve">Янги </w:t>
      </w:r>
      <w:proofErr w:type="spellStart"/>
      <w:r w:rsidRPr="006969E6">
        <w:t>йил</w:t>
      </w:r>
      <w:proofErr w:type="spellEnd"/>
      <w:r w:rsidRPr="006969E6">
        <w:t xml:space="preserve"> </w:t>
      </w:r>
      <w:proofErr w:type="spellStart"/>
      <w:r w:rsidRPr="006969E6">
        <w:t>чегирмаси</w:t>
      </w:r>
      <w:proofErr w:type="spellEnd"/>
      <w:r w:rsidRPr="006969E6">
        <w:t xml:space="preserve"> </w:t>
      </w:r>
      <w:r w:rsidRPr="006969E6">
        <w:rPr>
          <w:rFonts w:ascii="Segoe UI Emoji" w:hAnsi="Segoe UI Emoji" w:cs="Segoe UI Emoji"/>
        </w:rPr>
        <w:t>🔥</w:t>
      </w:r>
      <w:r w:rsidRPr="006969E6">
        <w:t xml:space="preserve">200.000 </w:t>
      </w:r>
      <w:proofErr w:type="spellStart"/>
      <w:r w:rsidRPr="006969E6">
        <w:t>сўм</w:t>
      </w:r>
      <w:proofErr w:type="spellEnd"/>
      <w:r w:rsidRPr="006969E6">
        <w:rPr>
          <w:rFonts w:ascii="Segoe UI Emoji" w:hAnsi="Segoe UI Emoji" w:cs="Segoe UI Emoji"/>
        </w:rPr>
        <w:t>🔥</w:t>
      </w:r>
      <w:r w:rsidRPr="006969E6">
        <w:br/>
      </w:r>
      <w:r w:rsidRPr="006969E6">
        <w:br/>
        <w:t xml:space="preserve">Бошка </w:t>
      </w:r>
      <w:proofErr w:type="spellStart"/>
      <w:r w:rsidRPr="006969E6">
        <w:t>саволлар</w:t>
      </w:r>
      <w:proofErr w:type="spellEnd"/>
      <w:r w:rsidRPr="006969E6">
        <w:t>:</w:t>
      </w:r>
      <w:r w:rsidRPr="006969E6">
        <w:br/>
        <w:t xml:space="preserve">Шу </w:t>
      </w:r>
      <w:proofErr w:type="spellStart"/>
      <w:r w:rsidRPr="006969E6">
        <w:t>ерга</w:t>
      </w:r>
      <w:proofErr w:type="spellEnd"/>
      <w:r w:rsidRPr="006969E6">
        <w:t xml:space="preserve"> @Sabina_Polatova </w:t>
      </w:r>
      <w:proofErr w:type="spellStart"/>
      <w:r w:rsidRPr="006969E6">
        <w:t>телеграмга</w:t>
      </w:r>
      <w:proofErr w:type="spellEnd"/>
      <w:r w:rsidRPr="006969E6">
        <w:t xml:space="preserve"> </w:t>
      </w:r>
      <w:proofErr w:type="spellStart"/>
      <w:r w:rsidRPr="006969E6">
        <w:t>ёзинг</w:t>
      </w:r>
      <w:proofErr w:type="spellEnd"/>
    </w:p>
    <w:p w14:paraId="52ADE416" w14:textId="77777777" w:rsidR="006969E6" w:rsidRPr="006969E6" w:rsidRDefault="006969E6" w:rsidP="006969E6">
      <w:pPr>
        <w:spacing w:after="0"/>
        <w:ind w:firstLine="709"/>
        <w:jc w:val="both"/>
        <w:rPr>
          <w:b/>
          <w:bCs/>
        </w:rPr>
      </w:pPr>
      <w:r w:rsidRPr="006969E6">
        <w:br/>
      </w:r>
      <w:r w:rsidRPr="006969E6">
        <w:rPr>
          <w:b/>
          <w:bCs/>
        </w:rPr>
        <w:t>ТАБИЙ ЕШАРИШ (ЮЗ ЙОГАСИ) онлайн: - 3в1 (для женщин)</w:t>
      </w:r>
    </w:p>
    <w:p w14:paraId="7414048B" w14:textId="77777777" w:rsidR="006969E6" w:rsidRPr="006969E6" w:rsidRDefault="006969E6" w:rsidP="006969E6">
      <w:pPr>
        <w:spacing w:after="0"/>
        <w:ind w:firstLine="709"/>
        <w:jc w:val="both"/>
      </w:pPr>
      <w:r w:rsidRPr="006969E6">
        <w:rPr>
          <w:rFonts w:ascii="Segoe UI Emoji" w:hAnsi="Segoe UI Emoji" w:cs="Segoe UI Emoji"/>
        </w:rPr>
        <w:t>💎</w:t>
      </w:r>
      <w:r w:rsidRPr="006969E6">
        <w:t xml:space="preserve"> ТАБИИЙ ЁШАРИШ (юз </w:t>
      </w:r>
      <w:proofErr w:type="spellStart"/>
      <w:r w:rsidRPr="006969E6">
        <w:t>йогаси</w:t>
      </w:r>
      <w:proofErr w:type="spellEnd"/>
      <w:r w:rsidRPr="006969E6">
        <w:t>)</w:t>
      </w:r>
      <w:r w:rsidRPr="006969E6">
        <w:br/>
      </w:r>
      <w:proofErr w:type="spellStart"/>
      <w:r w:rsidRPr="006969E6">
        <w:t>курсим</w:t>
      </w:r>
      <w:proofErr w:type="spellEnd"/>
      <w:r w:rsidRPr="006969E6">
        <w:t xml:space="preserve"> 3️</w:t>
      </w:r>
      <w:r w:rsidRPr="006969E6">
        <w:rPr>
          <w:rFonts w:ascii="Segoe UI Symbol" w:hAnsi="Segoe UI Symbol" w:cs="Segoe UI Symbol"/>
        </w:rPr>
        <w:t>⃣</w:t>
      </w:r>
      <w:r w:rsidRPr="006969E6">
        <w:t>в1️</w:t>
      </w:r>
      <w:r w:rsidRPr="006969E6">
        <w:rPr>
          <w:rFonts w:ascii="Segoe UI Symbol" w:hAnsi="Segoe UI Symbol" w:cs="Segoe UI Symbol"/>
        </w:rPr>
        <w:t>⃣</w:t>
      </w:r>
      <w:r w:rsidRPr="006969E6">
        <w:rPr>
          <w:rFonts w:cs="Times New Roman"/>
        </w:rPr>
        <w:t>‼️</w:t>
      </w:r>
      <w:r w:rsidRPr="006969E6">
        <w:br/>
      </w:r>
      <w:r w:rsidRPr="006969E6">
        <w:br/>
      </w:r>
      <w:r w:rsidRPr="006969E6">
        <w:rPr>
          <w:rFonts w:ascii="Segoe UI Emoji" w:hAnsi="Segoe UI Emoji" w:cs="Segoe UI Emoji"/>
        </w:rPr>
        <w:t>🚀</w:t>
      </w:r>
      <w:r w:rsidRPr="006969E6">
        <w:t xml:space="preserve">СТАРТ </w:t>
      </w:r>
      <w:proofErr w:type="spellStart"/>
      <w:r w:rsidRPr="006969E6">
        <w:t>хар</w:t>
      </w:r>
      <w:proofErr w:type="spellEnd"/>
      <w:r w:rsidRPr="006969E6">
        <w:t xml:space="preserve"> ой </w:t>
      </w:r>
      <w:proofErr w:type="spellStart"/>
      <w:r w:rsidRPr="006969E6">
        <w:t>бошида</w:t>
      </w:r>
      <w:proofErr w:type="spellEnd"/>
      <w:r w:rsidRPr="006969E6">
        <w:rPr>
          <w:rFonts w:ascii="Segoe UI Emoji" w:hAnsi="Segoe UI Emoji" w:cs="Segoe UI Emoji"/>
        </w:rPr>
        <w:t>❗️</w:t>
      </w:r>
      <w:r w:rsidRPr="006969E6">
        <w:br/>
      </w:r>
      <w:r w:rsidRPr="006969E6">
        <w:br/>
      </w:r>
      <w:r w:rsidRPr="006969E6">
        <w:rPr>
          <w:rFonts w:ascii="Segoe UI Emoji" w:hAnsi="Segoe UI Emoji" w:cs="Segoe UI Emoji"/>
        </w:rPr>
        <w:t>✅</w:t>
      </w:r>
      <w:r w:rsidRPr="006969E6">
        <w:rPr>
          <w:rFonts w:cs="Times New Roman"/>
        </w:rPr>
        <w:t>ЮЗ</w:t>
      </w:r>
      <w:r w:rsidRPr="006969E6">
        <w:t xml:space="preserve"> </w:t>
      </w:r>
      <w:r w:rsidRPr="006969E6">
        <w:rPr>
          <w:rFonts w:cs="Times New Roman"/>
        </w:rPr>
        <w:t>МАШҚЛАРИ</w:t>
      </w:r>
      <w:r w:rsidRPr="006969E6">
        <w:t xml:space="preserve"> 15 </w:t>
      </w:r>
      <w:proofErr w:type="spellStart"/>
      <w:r w:rsidRPr="006969E6">
        <w:rPr>
          <w:rFonts w:cs="Times New Roman"/>
        </w:rPr>
        <w:t>дарс</w:t>
      </w:r>
      <w:proofErr w:type="spellEnd"/>
      <w:r w:rsidRPr="006969E6">
        <w:t>;</w:t>
      </w:r>
      <w:r w:rsidRPr="006969E6">
        <w:br/>
      </w:r>
      <w:r w:rsidRPr="006969E6">
        <w:rPr>
          <w:rFonts w:ascii="Segoe UI Emoji" w:hAnsi="Segoe UI Emoji" w:cs="Segoe UI Emoji"/>
        </w:rPr>
        <w:t>✅🧘🏻</w:t>
      </w:r>
      <w:r w:rsidRPr="006969E6">
        <w:t xml:space="preserve">‍♀️ОСАНКА </w:t>
      </w:r>
      <w:proofErr w:type="spellStart"/>
      <w:r w:rsidRPr="006969E6">
        <w:t>ва</w:t>
      </w:r>
      <w:proofErr w:type="spellEnd"/>
      <w:r w:rsidRPr="006969E6">
        <w:t xml:space="preserve"> ТОС </w:t>
      </w:r>
      <w:proofErr w:type="spellStart"/>
      <w:r w:rsidRPr="006969E6">
        <w:t>учун</w:t>
      </w:r>
      <w:proofErr w:type="spellEnd"/>
      <w:r w:rsidRPr="006969E6">
        <w:t xml:space="preserve"> 30та </w:t>
      </w:r>
      <w:proofErr w:type="spellStart"/>
      <w:r w:rsidRPr="006969E6">
        <w:t>машқ</w:t>
      </w:r>
      <w:proofErr w:type="spellEnd"/>
      <w:r w:rsidRPr="006969E6">
        <w:t>;</w:t>
      </w:r>
      <w:r w:rsidRPr="006969E6">
        <w:br/>
      </w:r>
      <w:r w:rsidRPr="006969E6">
        <w:rPr>
          <w:rFonts w:ascii="Segoe UI Emoji" w:hAnsi="Segoe UI Emoji" w:cs="Segoe UI Emoji"/>
        </w:rPr>
        <w:t>✅🩹</w:t>
      </w:r>
      <w:r w:rsidRPr="006969E6">
        <w:t xml:space="preserve">ТЕЙПИРОВАНИЕ, </w:t>
      </w:r>
      <w:proofErr w:type="spellStart"/>
      <w:r w:rsidRPr="006969E6">
        <w:t>тейплар</w:t>
      </w:r>
      <w:proofErr w:type="spellEnd"/>
      <w:r w:rsidRPr="006969E6">
        <w:t xml:space="preserve"> </w:t>
      </w:r>
      <w:proofErr w:type="spellStart"/>
      <w:r w:rsidRPr="006969E6">
        <w:t>ёрдамида</w:t>
      </w:r>
      <w:proofErr w:type="spellEnd"/>
      <w:r w:rsidRPr="006969E6">
        <w:t xml:space="preserve"> </w:t>
      </w:r>
      <w:proofErr w:type="spellStart"/>
      <w:r w:rsidRPr="006969E6">
        <w:t>юзни</w:t>
      </w:r>
      <w:proofErr w:type="spellEnd"/>
      <w:r w:rsidRPr="006969E6">
        <w:t xml:space="preserve"> лимфодренажи </w:t>
      </w:r>
      <w:proofErr w:type="spellStart"/>
      <w:r w:rsidRPr="006969E6">
        <w:t>ва</w:t>
      </w:r>
      <w:proofErr w:type="spellEnd"/>
      <w:r w:rsidRPr="006969E6">
        <w:t xml:space="preserve"> </w:t>
      </w:r>
      <w:proofErr w:type="spellStart"/>
      <w:r w:rsidRPr="006969E6">
        <w:t>тортилиши</w:t>
      </w:r>
      <w:proofErr w:type="spellEnd"/>
      <w:r w:rsidRPr="006969E6">
        <w:t xml:space="preserve"> </w:t>
      </w:r>
      <w:proofErr w:type="spellStart"/>
      <w:r w:rsidRPr="006969E6">
        <w:t>учун</w:t>
      </w:r>
      <w:proofErr w:type="spellEnd"/>
      <w:r w:rsidRPr="006969E6">
        <w:t>.</w:t>
      </w:r>
      <w:r w:rsidRPr="006969E6">
        <w:br/>
      </w:r>
      <w:r w:rsidRPr="006969E6">
        <w:br/>
      </w:r>
      <w:r w:rsidRPr="006969E6">
        <w:rPr>
          <w:rFonts w:ascii="Segoe UI Emoji" w:hAnsi="Segoe UI Emoji" w:cs="Segoe UI Emoji"/>
        </w:rPr>
        <w:t>📹</w:t>
      </w:r>
      <w:r w:rsidRPr="006969E6">
        <w:t xml:space="preserve">1та Zoom </w:t>
      </w:r>
      <w:proofErr w:type="spellStart"/>
      <w:r w:rsidRPr="006969E6">
        <w:t>учрашув</w:t>
      </w:r>
      <w:proofErr w:type="spellEnd"/>
      <w:r w:rsidRPr="006969E6">
        <w:t xml:space="preserve"> </w:t>
      </w:r>
      <w:proofErr w:type="spellStart"/>
      <w:r w:rsidRPr="006969E6">
        <w:t>текшириб</w:t>
      </w:r>
      <w:proofErr w:type="spellEnd"/>
      <w:r w:rsidRPr="006969E6">
        <w:t xml:space="preserve"> </w:t>
      </w:r>
      <w:proofErr w:type="spellStart"/>
      <w:r w:rsidRPr="006969E6">
        <w:t>олишим</w:t>
      </w:r>
      <w:proofErr w:type="spellEnd"/>
      <w:r w:rsidRPr="006969E6">
        <w:t xml:space="preserve"> </w:t>
      </w:r>
      <w:proofErr w:type="spellStart"/>
      <w:r w:rsidRPr="006969E6">
        <w:t>учун</w:t>
      </w:r>
      <w:proofErr w:type="spellEnd"/>
      <w:r w:rsidRPr="006969E6">
        <w:t>.</w:t>
      </w:r>
      <w:r w:rsidRPr="006969E6">
        <w:br/>
      </w:r>
      <w:r w:rsidRPr="006969E6">
        <w:br/>
      </w:r>
      <w:proofErr w:type="spellStart"/>
      <w:r w:rsidRPr="006969E6">
        <w:t>Дарслар</w:t>
      </w:r>
      <w:proofErr w:type="spellEnd"/>
      <w:r w:rsidRPr="006969E6">
        <w:t xml:space="preserve"> ДОИМИЙ </w:t>
      </w:r>
      <w:proofErr w:type="spellStart"/>
      <w:r w:rsidRPr="006969E6">
        <w:t>Сизда</w:t>
      </w:r>
      <w:proofErr w:type="spellEnd"/>
      <w:r w:rsidRPr="006969E6">
        <w:t xml:space="preserve"> </w:t>
      </w:r>
      <w:proofErr w:type="spellStart"/>
      <w:r w:rsidRPr="006969E6">
        <w:t>қолади</w:t>
      </w:r>
      <w:proofErr w:type="spellEnd"/>
      <w:r w:rsidRPr="006969E6">
        <w:rPr>
          <w:rFonts w:ascii="Segoe UI Emoji" w:hAnsi="Segoe UI Emoji" w:cs="Segoe UI Emoji"/>
        </w:rPr>
        <w:t>🥳</w:t>
      </w:r>
      <w:r w:rsidRPr="006969E6">
        <w:br/>
      </w:r>
      <w:r w:rsidRPr="006969E6">
        <w:br/>
      </w:r>
      <w:proofErr w:type="spellStart"/>
      <w:r w:rsidRPr="006969E6">
        <w:t>Маълумот</w:t>
      </w:r>
      <w:proofErr w:type="spellEnd"/>
      <w:r w:rsidRPr="006969E6">
        <w:t>:</w:t>
      </w:r>
      <w:r w:rsidRPr="006969E6">
        <w:br/>
      </w:r>
      <w:r w:rsidRPr="006969E6">
        <w:br/>
        <w:t xml:space="preserve">ЮЗ </w:t>
      </w:r>
      <w:proofErr w:type="spellStart"/>
      <w:r w:rsidRPr="006969E6">
        <w:t>йогаси</w:t>
      </w:r>
      <w:proofErr w:type="spellEnd"/>
      <w:r w:rsidRPr="006969E6">
        <w:t xml:space="preserve"> билан:</w:t>
      </w:r>
      <w:r w:rsidRPr="006969E6">
        <w:br/>
      </w:r>
      <w:r w:rsidRPr="006969E6">
        <w:br/>
      </w:r>
      <w:r w:rsidRPr="006969E6">
        <w:rPr>
          <w:rFonts w:ascii="Segoe UI Emoji" w:hAnsi="Segoe UI Emoji" w:cs="Segoe UI Emoji"/>
        </w:rPr>
        <w:t>🌷</w:t>
      </w:r>
      <w:proofErr w:type="spellStart"/>
      <w:r w:rsidRPr="006969E6">
        <w:t>терингиз</w:t>
      </w:r>
      <w:proofErr w:type="spellEnd"/>
      <w:r w:rsidRPr="006969E6">
        <w:t xml:space="preserve"> ранги </w:t>
      </w:r>
      <w:proofErr w:type="spellStart"/>
      <w:r w:rsidRPr="006969E6">
        <w:t>яхшилашади</w:t>
      </w:r>
      <w:proofErr w:type="spellEnd"/>
      <w:r w:rsidRPr="006969E6">
        <w:t>;</w:t>
      </w:r>
      <w:r w:rsidRPr="006969E6">
        <w:br/>
      </w:r>
      <w:r w:rsidRPr="006969E6">
        <w:rPr>
          <w:rFonts w:ascii="Segoe UI Emoji" w:hAnsi="Segoe UI Emoji" w:cs="Segoe UI Emoji"/>
        </w:rPr>
        <w:t>🌷</w:t>
      </w:r>
      <w:proofErr w:type="spellStart"/>
      <w:r w:rsidRPr="006969E6">
        <w:t>Носогубка</w:t>
      </w:r>
      <w:proofErr w:type="spellEnd"/>
      <w:r w:rsidRPr="006969E6">
        <w:t xml:space="preserve">, </w:t>
      </w:r>
      <w:proofErr w:type="spellStart"/>
      <w:r w:rsidRPr="006969E6">
        <w:t>қош</w:t>
      </w:r>
      <w:proofErr w:type="spellEnd"/>
      <w:r w:rsidRPr="006969E6">
        <w:t xml:space="preserve"> </w:t>
      </w:r>
      <w:proofErr w:type="spellStart"/>
      <w:r w:rsidRPr="006969E6">
        <w:t>ўртасидаги</w:t>
      </w:r>
      <w:proofErr w:type="spellEnd"/>
      <w:r w:rsidRPr="006969E6">
        <w:t xml:space="preserve">, </w:t>
      </w:r>
      <w:proofErr w:type="spellStart"/>
      <w:r w:rsidRPr="006969E6">
        <w:t>кўз</w:t>
      </w:r>
      <w:proofErr w:type="spellEnd"/>
      <w:r w:rsidRPr="006969E6">
        <w:t xml:space="preserve"> </w:t>
      </w:r>
      <w:proofErr w:type="spellStart"/>
      <w:r w:rsidRPr="006969E6">
        <w:t>ва</w:t>
      </w:r>
      <w:proofErr w:type="spellEnd"/>
      <w:r w:rsidRPr="006969E6">
        <w:t xml:space="preserve"> лаб </w:t>
      </w:r>
      <w:proofErr w:type="spellStart"/>
      <w:r w:rsidRPr="006969E6">
        <w:t>атрофидаги</w:t>
      </w:r>
      <w:proofErr w:type="spellEnd"/>
      <w:r w:rsidRPr="006969E6">
        <w:t xml:space="preserve"> </w:t>
      </w:r>
      <w:proofErr w:type="spellStart"/>
      <w:r w:rsidRPr="006969E6">
        <w:t>ажинлар</w:t>
      </w:r>
      <w:proofErr w:type="spellEnd"/>
      <w:r w:rsidRPr="006969E6">
        <w:t xml:space="preserve"> </w:t>
      </w:r>
      <w:proofErr w:type="spellStart"/>
      <w:r w:rsidRPr="006969E6">
        <w:t>текисланади</w:t>
      </w:r>
      <w:proofErr w:type="spellEnd"/>
      <w:r w:rsidRPr="006969E6">
        <w:t>;</w:t>
      </w:r>
      <w:r w:rsidRPr="006969E6">
        <w:br/>
      </w:r>
      <w:r w:rsidRPr="006969E6">
        <w:rPr>
          <w:rFonts w:ascii="Segoe UI Emoji" w:hAnsi="Segoe UI Emoji" w:cs="Segoe UI Emoji"/>
        </w:rPr>
        <w:t>🌷</w:t>
      </w:r>
      <w:proofErr w:type="spellStart"/>
      <w:r w:rsidRPr="006969E6">
        <w:t>Осилган</w:t>
      </w:r>
      <w:proofErr w:type="spellEnd"/>
      <w:r w:rsidRPr="006969E6">
        <w:t xml:space="preserve"> </w:t>
      </w:r>
      <w:proofErr w:type="spellStart"/>
      <w:r w:rsidRPr="006969E6">
        <w:t>қовоқлар</w:t>
      </w:r>
      <w:proofErr w:type="spellEnd"/>
      <w:r w:rsidRPr="006969E6">
        <w:t xml:space="preserve"> </w:t>
      </w:r>
      <w:proofErr w:type="spellStart"/>
      <w:r w:rsidRPr="006969E6">
        <w:t>кўтарилади</w:t>
      </w:r>
      <w:proofErr w:type="spellEnd"/>
      <w:r w:rsidRPr="006969E6">
        <w:t>;</w:t>
      </w:r>
      <w:r w:rsidRPr="006969E6">
        <w:br/>
      </w:r>
      <w:r w:rsidRPr="006969E6">
        <w:rPr>
          <w:rFonts w:ascii="Segoe UI Emoji" w:hAnsi="Segoe UI Emoji" w:cs="Segoe UI Emoji"/>
        </w:rPr>
        <w:t>🌷</w:t>
      </w:r>
      <w:proofErr w:type="spellStart"/>
      <w:r w:rsidRPr="006969E6">
        <w:t>Поралар</w:t>
      </w:r>
      <w:proofErr w:type="spellEnd"/>
      <w:r w:rsidRPr="006969E6">
        <w:t xml:space="preserve"> </w:t>
      </w:r>
      <w:proofErr w:type="spellStart"/>
      <w:r w:rsidRPr="006969E6">
        <w:t>ингичкалашади</w:t>
      </w:r>
      <w:proofErr w:type="spellEnd"/>
      <w:r w:rsidRPr="006969E6">
        <w:t>;</w:t>
      </w:r>
      <w:r w:rsidRPr="006969E6">
        <w:br/>
      </w:r>
      <w:r w:rsidRPr="006969E6">
        <w:rPr>
          <w:rFonts w:ascii="Segoe UI Emoji" w:hAnsi="Segoe UI Emoji" w:cs="Segoe UI Emoji"/>
        </w:rPr>
        <w:t>🌷</w:t>
      </w:r>
      <w:proofErr w:type="spellStart"/>
      <w:r w:rsidRPr="006969E6">
        <w:t>Шишлар</w:t>
      </w:r>
      <w:proofErr w:type="spellEnd"/>
      <w:r w:rsidRPr="006969E6">
        <w:t xml:space="preserve"> </w:t>
      </w:r>
      <w:proofErr w:type="spellStart"/>
      <w:r w:rsidRPr="006969E6">
        <w:t>кетади</w:t>
      </w:r>
      <w:proofErr w:type="spellEnd"/>
      <w:r w:rsidRPr="006969E6">
        <w:t>;</w:t>
      </w:r>
      <w:r w:rsidRPr="006969E6">
        <w:br/>
      </w:r>
      <w:r w:rsidRPr="006969E6">
        <w:rPr>
          <w:rFonts w:ascii="Segoe UI Emoji" w:hAnsi="Segoe UI Emoji" w:cs="Segoe UI Emoji"/>
        </w:rPr>
        <w:t>🌷</w:t>
      </w:r>
      <w:r w:rsidRPr="006969E6">
        <w:t xml:space="preserve">Ёш катта </w:t>
      </w:r>
      <w:proofErr w:type="spellStart"/>
      <w:r w:rsidRPr="006969E6">
        <w:t>бўлгандаги</w:t>
      </w:r>
      <w:proofErr w:type="spellEnd"/>
      <w:r w:rsidRPr="006969E6">
        <w:t xml:space="preserve"> </w:t>
      </w:r>
      <w:proofErr w:type="spellStart"/>
      <w:r w:rsidRPr="006969E6">
        <w:t>ўзгаришлар</w:t>
      </w:r>
      <w:proofErr w:type="spellEnd"/>
      <w:r w:rsidRPr="006969E6">
        <w:t xml:space="preserve"> </w:t>
      </w:r>
      <w:proofErr w:type="spellStart"/>
      <w:r w:rsidRPr="006969E6">
        <w:t>секинлашади</w:t>
      </w:r>
      <w:proofErr w:type="spellEnd"/>
      <w:r w:rsidRPr="006969E6">
        <w:t>;</w:t>
      </w:r>
      <w:r w:rsidRPr="006969E6">
        <w:br/>
      </w:r>
      <w:r w:rsidRPr="006969E6">
        <w:rPr>
          <w:rFonts w:ascii="Segoe UI Emoji" w:hAnsi="Segoe UI Emoji" w:cs="Segoe UI Emoji"/>
        </w:rPr>
        <w:t>🌷</w:t>
      </w:r>
      <w:proofErr w:type="spellStart"/>
      <w:r w:rsidRPr="006969E6">
        <w:t>Ассиметрия</w:t>
      </w:r>
      <w:proofErr w:type="spellEnd"/>
      <w:r w:rsidRPr="006969E6">
        <w:t xml:space="preserve"> </w:t>
      </w:r>
      <w:proofErr w:type="spellStart"/>
      <w:r w:rsidRPr="006969E6">
        <w:t>кетишни</w:t>
      </w:r>
      <w:proofErr w:type="spellEnd"/>
      <w:r w:rsidRPr="006969E6">
        <w:t xml:space="preserve"> </w:t>
      </w:r>
      <w:proofErr w:type="spellStart"/>
      <w:r w:rsidRPr="006969E6">
        <w:t>бошлайди</w:t>
      </w:r>
      <w:proofErr w:type="spellEnd"/>
      <w:r w:rsidRPr="006969E6">
        <w:t>;</w:t>
      </w:r>
      <w:r w:rsidRPr="006969E6">
        <w:br/>
      </w:r>
      <w:r w:rsidRPr="006969E6">
        <w:rPr>
          <w:rFonts w:ascii="Segoe UI Emoji" w:hAnsi="Segoe UI Emoji" w:cs="Segoe UI Emoji"/>
        </w:rPr>
        <w:t>🌷</w:t>
      </w:r>
      <w:proofErr w:type="spellStart"/>
      <w:r w:rsidRPr="006969E6">
        <w:t>Юздаги</w:t>
      </w:r>
      <w:proofErr w:type="spellEnd"/>
      <w:r w:rsidRPr="006969E6">
        <w:t xml:space="preserve"> </w:t>
      </w:r>
      <w:proofErr w:type="spellStart"/>
      <w:r w:rsidRPr="006969E6">
        <w:t>доғлар</w:t>
      </w:r>
      <w:proofErr w:type="spellEnd"/>
      <w:r w:rsidRPr="006969E6">
        <w:t xml:space="preserve"> </w:t>
      </w:r>
      <w:proofErr w:type="spellStart"/>
      <w:r w:rsidRPr="006969E6">
        <w:t>кичраяди</w:t>
      </w:r>
      <w:proofErr w:type="spellEnd"/>
      <w:r w:rsidRPr="006969E6">
        <w:t xml:space="preserve"> </w:t>
      </w:r>
      <w:proofErr w:type="spellStart"/>
      <w:r w:rsidRPr="006969E6">
        <w:t>ва</w:t>
      </w:r>
      <w:proofErr w:type="spellEnd"/>
      <w:r w:rsidRPr="006969E6">
        <w:t xml:space="preserve"> </w:t>
      </w:r>
      <w:proofErr w:type="spellStart"/>
      <w:r w:rsidRPr="006969E6">
        <w:t>очаради</w:t>
      </w:r>
      <w:proofErr w:type="spellEnd"/>
      <w:r w:rsidRPr="006969E6">
        <w:t>;</w:t>
      </w:r>
      <w:r w:rsidRPr="006969E6">
        <w:br/>
      </w:r>
      <w:r w:rsidRPr="006969E6">
        <w:rPr>
          <w:rFonts w:ascii="Segoe UI Emoji" w:hAnsi="Segoe UI Emoji" w:cs="Segoe UI Emoji"/>
        </w:rPr>
        <w:t>🌷</w:t>
      </w:r>
      <w:r w:rsidRPr="006969E6">
        <w:t xml:space="preserve">Тер </w:t>
      </w:r>
      <w:proofErr w:type="spellStart"/>
      <w:r w:rsidRPr="006969E6">
        <w:t>колаген</w:t>
      </w:r>
      <w:proofErr w:type="spellEnd"/>
      <w:r w:rsidRPr="006969E6">
        <w:t xml:space="preserve"> </w:t>
      </w:r>
      <w:proofErr w:type="spellStart"/>
      <w:r w:rsidRPr="006969E6">
        <w:t>ишлаб</w:t>
      </w:r>
      <w:proofErr w:type="spellEnd"/>
      <w:r w:rsidRPr="006969E6">
        <w:t xml:space="preserve"> </w:t>
      </w:r>
      <w:proofErr w:type="spellStart"/>
      <w:r w:rsidRPr="006969E6">
        <w:t>чикарилиши</w:t>
      </w:r>
      <w:proofErr w:type="spellEnd"/>
      <w:r w:rsidRPr="006969E6">
        <w:t xml:space="preserve"> </w:t>
      </w:r>
      <w:proofErr w:type="spellStart"/>
      <w:r w:rsidRPr="006969E6">
        <w:t>яхшиланади</w:t>
      </w:r>
      <w:proofErr w:type="spellEnd"/>
      <w:r w:rsidRPr="006969E6">
        <w:t>;</w:t>
      </w:r>
      <w:r w:rsidRPr="006969E6">
        <w:br/>
      </w:r>
      <w:r w:rsidRPr="006969E6">
        <w:rPr>
          <w:rFonts w:ascii="Segoe UI Emoji" w:hAnsi="Segoe UI Emoji" w:cs="Segoe UI Emoji"/>
        </w:rPr>
        <w:t>🌷</w:t>
      </w:r>
      <w:r w:rsidRPr="006969E6">
        <w:t xml:space="preserve">Юз </w:t>
      </w:r>
      <w:proofErr w:type="spellStart"/>
      <w:r w:rsidRPr="006969E6">
        <w:t>ёшариб</w:t>
      </w:r>
      <w:proofErr w:type="spellEnd"/>
      <w:r w:rsidRPr="006969E6">
        <w:t xml:space="preserve"> </w:t>
      </w:r>
      <w:proofErr w:type="spellStart"/>
      <w:r w:rsidRPr="006969E6">
        <w:t>гўзаллашади</w:t>
      </w:r>
      <w:proofErr w:type="spellEnd"/>
      <w:r w:rsidRPr="006969E6">
        <w:t>.</w:t>
      </w:r>
      <w:r w:rsidRPr="006969E6">
        <w:br/>
      </w:r>
      <w:r w:rsidRPr="006969E6">
        <w:br/>
      </w:r>
      <w:proofErr w:type="spellStart"/>
      <w:r w:rsidRPr="006969E6">
        <w:t>Нархи</w:t>
      </w:r>
      <w:proofErr w:type="spellEnd"/>
      <w:r w:rsidRPr="006969E6">
        <w:t>:</w:t>
      </w:r>
      <w:r w:rsidRPr="006969E6">
        <w:br/>
      </w:r>
      <w:r w:rsidRPr="006969E6">
        <w:br/>
      </w:r>
      <w:proofErr w:type="spellStart"/>
      <w:r w:rsidRPr="006969E6">
        <w:t>Асл</w:t>
      </w:r>
      <w:proofErr w:type="spellEnd"/>
      <w:r w:rsidRPr="006969E6">
        <w:t xml:space="preserve"> </w:t>
      </w:r>
      <w:proofErr w:type="spellStart"/>
      <w:r w:rsidRPr="006969E6">
        <w:t>нархи</w:t>
      </w:r>
      <w:proofErr w:type="spellEnd"/>
      <w:r w:rsidRPr="006969E6">
        <w:t>- </w:t>
      </w:r>
      <w:del w:id="2" w:author="Unknown">
        <w:r w:rsidRPr="006969E6">
          <w:delText>600.000</w:delText>
        </w:r>
      </w:del>
      <w:r w:rsidRPr="006969E6">
        <w:t> </w:t>
      </w:r>
      <w:proofErr w:type="spellStart"/>
      <w:r w:rsidRPr="006969E6">
        <w:t>сўм</w:t>
      </w:r>
      <w:proofErr w:type="spellEnd"/>
      <w:r w:rsidRPr="006969E6">
        <w:br/>
      </w:r>
      <w:proofErr w:type="spellStart"/>
      <w:r w:rsidRPr="006969E6">
        <w:t>Чегирмада</w:t>
      </w:r>
      <w:proofErr w:type="spellEnd"/>
      <w:r w:rsidRPr="006969E6">
        <w:t xml:space="preserve"> </w:t>
      </w:r>
      <w:r w:rsidRPr="006969E6">
        <w:rPr>
          <w:rFonts w:ascii="Segoe UI Emoji" w:hAnsi="Segoe UI Emoji" w:cs="Segoe UI Emoji"/>
        </w:rPr>
        <w:t>🔥</w:t>
      </w:r>
      <w:r w:rsidRPr="006969E6">
        <w:t xml:space="preserve">300минг </w:t>
      </w:r>
      <w:proofErr w:type="spellStart"/>
      <w:r w:rsidRPr="006969E6">
        <w:t>сўм</w:t>
      </w:r>
      <w:proofErr w:type="spellEnd"/>
      <w:r w:rsidRPr="006969E6">
        <w:rPr>
          <w:rFonts w:ascii="Segoe UI Emoji" w:hAnsi="Segoe UI Emoji" w:cs="Segoe UI Emoji"/>
        </w:rPr>
        <w:t>🔥</w:t>
      </w:r>
      <w:r w:rsidRPr="006969E6">
        <w:br/>
      </w:r>
      <w:r w:rsidRPr="006969E6">
        <w:br/>
        <w:t xml:space="preserve">Бошка </w:t>
      </w:r>
      <w:proofErr w:type="spellStart"/>
      <w:r w:rsidRPr="006969E6">
        <w:t>саволлар</w:t>
      </w:r>
      <w:proofErr w:type="spellEnd"/>
      <w:r w:rsidRPr="006969E6">
        <w:t>:</w:t>
      </w:r>
      <w:r w:rsidRPr="006969E6">
        <w:br/>
        <w:t xml:space="preserve">Шу </w:t>
      </w:r>
      <w:proofErr w:type="spellStart"/>
      <w:r w:rsidRPr="006969E6">
        <w:t>ерга</w:t>
      </w:r>
      <w:proofErr w:type="spellEnd"/>
      <w:r w:rsidRPr="006969E6">
        <w:t xml:space="preserve"> @Sabina_Polatova </w:t>
      </w:r>
      <w:proofErr w:type="spellStart"/>
      <w:r w:rsidRPr="006969E6">
        <w:t>телеграмга</w:t>
      </w:r>
      <w:proofErr w:type="spellEnd"/>
      <w:r w:rsidRPr="006969E6">
        <w:t xml:space="preserve"> </w:t>
      </w:r>
      <w:proofErr w:type="spellStart"/>
      <w:r w:rsidRPr="006969E6">
        <w:t>ёзинг</w:t>
      </w:r>
      <w:proofErr w:type="spellEnd"/>
    </w:p>
    <w:p w14:paraId="6E428E38" w14:textId="77777777" w:rsidR="006969E6" w:rsidRPr="006969E6" w:rsidRDefault="006969E6" w:rsidP="006969E6">
      <w:pPr>
        <w:spacing w:after="0"/>
        <w:ind w:firstLine="709"/>
        <w:jc w:val="both"/>
        <w:rPr>
          <w:b/>
          <w:bCs/>
        </w:rPr>
      </w:pPr>
      <w:r w:rsidRPr="006969E6">
        <w:lastRenderedPageBreak/>
        <w:br/>
      </w:r>
      <w:proofErr w:type="spellStart"/>
      <w:r w:rsidRPr="006969E6">
        <w:rPr>
          <w:b/>
          <w:bCs/>
        </w:rPr>
        <w:t>Психологческая</w:t>
      </w:r>
      <w:proofErr w:type="spellEnd"/>
      <w:r w:rsidRPr="006969E6">
        <w:rPr>
          <w:b/>
          <w:bCs/>
        </w:rPr>
        <w:t xml:space="preserve"> Консультация (женская): 1 онлайн сессия</w:t>
      </w:r>
    </w:p>
    <w:p w14:paraId="0A56F96D" w14:textId="77777777" w:rsidR="006969E6" w:rsidRPr="006969E6" w:rsidRDefault="006969E6" w:rsidP="006969E6">
      <w:pPr>
        <w:spacing w:after="0"/>
        <w:ind w:firstLine="709"/>
        <w:jc w:val="both"/>
      </w:pPr>
      <w:proofErr w:type="spellStart"/>
      <w:r w:rsidRPr="006969E6">
        <w:t>Психологик</w:t>
      </w:r>
      <w:proofErr w:type="spellEnd"/>
      <w:r w:rsidRPr="006969E6">
        <w:t xml:space="preserve"> сессия </w:t>
      </w:r>
      <w:proofErr w:type="spellStart"/>
      <w:r w:rsidRPr="006969E6">
        <w:t>тўғрисида</w:t>
      </w:r>
      <w:proofErr w:type="spellEnd"/>
      <w:r w:rsidRPr="006969E6">
        <w:t xml:space="preserve"> </w:t>
      </w:r>
      <w:proofErr w:type="spellStart"/>
      <w:r w:rsidRPr="006969E6">
        <w:t>маълумот</w:t>
      </w:r>
      <w:proofErr w:type="spellEnd"/>
      <w:r w:rsidRPr="006969E6">
        <w:t>:</w:t>
      </w:r>
      <w:r w:rsidRPr="006969E6">
        <w:br/>
      </w:r>
      <w:r w:rsidRPr="006969E6">
        <w:br/>
      </w:r>
      <w:r w:rsidRPr="006969E6">
        <w:rPr>
          <w:rFonts w:ascii="Segoe UI Emoji" w:hAnsi="Segoe UI Emoji" w:cs="Segoe UI Emoji"/>
        </w:rPr>
        <w:t>📚</w:t>
      </w:r>
      <w:proofErr w:type="spellStart"/>
      <w:r w:rsidRPr="006969E6">
        <w:t>Сессияларим</w:t>
      </w:r>
      <w:proofErr w:type="spellEnd"/>
      <w:r w:rsidRPr="006969E6">
        <w:t xml:space="preserve"> 90% </w:t>
      </w:r>
      <w:proofErr w:type="spellStart"/>
      <w:r w:rsidRPr="006969E6">
        <w:t>психологик</w:t>
      </w:r>
      <w:proofErr w:type="spellEnd"/>
      <w:r w:rsidRPr="006969E6">
        <w:t xml:space="preserve"> </w:t>
      </w:r>
      <w:proofErr w:type="spellStart"/>
      <w:r w:rsidRPr="006969E6">
        <w:t>техникадардан</w:t>
      </w:r>
      <w:proofErr w:type="spellEnd"/>
      <w:r w:rsidRPr="006969E6">
        <w:t xml:space="preserve"> </w:t>
      </w:r>
      <w:proofErr w:type="spellStart"/>
      <w:r w:rsidRPr="006969E6">
        <w:t>иборат</w:t>
      </w:r>
      <w:proofErr w:type="spellEnd"/>
      <w:r w:rsidRPr="006969E6">
        <w:t>.</w:t>
      </w:r>
      <w:r w:rsidRPr="006969E6">
        <w:br/>
      </w:r>
      <w:proofErr w:type="spellStart"/>
      <w:r w:rsidRPr="006969E6">
        <w:t>Ҳаётга</w:t>
      </w:r>
      <w:proofErr w:type="spellEnd"/>
      <w:r w:rsidRPr="006969E6">
        <w:t xml:space="preserve"> </w:t>
      </w:r>
      <w:proofErr w:type="spellStart"/>
      <w:r w:rsidRPr="006969E6">
        <w:t>бошқача</w:t>
      </w:r>
      <w:proofErr w:type="spellEnd"/>
      <w:r w:rsidRPr="006969E6">
        <w:t xml:space="preserve"> </w:t>
      </w:r>
      <w:proofErr w:type="spellStart"/>
      <w:r w:rsidRPr="006969E6">
        <w:t>қарашни</w:t>
      </w:r>
      <w:proofErr w:type="spellEnd"/>
      <w:r w:rsidRPr="006969E6">
        <w:t xml:space="preserve"> </w:t>
      </w:r>
      <w:proofErr w:type="spellStart"/>
      <w:r w:rsidRPr="006969E6">
        <w:t>бошлайсиз</w:t>
      </w:r>
      <w:proofErr w:type="spellEnd"/>
      <w:r w:rsidRPr="006969E6">
        <w:rPr>
          <w:rFonts w:ascii="Segoe UI Emoji" w:hAnsi="Segoe UI Emoji" w:cs="Segoe UI Emoji"/>
        </w:rPr>
        <w:t>💫✨</w:t>
      </w:r>
      <w:r w:rsidRPr="006969E6">
        <w:br/>
      </w:r>
      <w:r w:rsidRPr="006969E6">
        <w:br/>
        <w:t xml:space="preserve">- </w:t>
      </w:r>
      <w:proofErr w:type="spellStart"/>
      <w:r w:rsidRPr="006969E6">
        <w:t>Вазиятларингизни</w:t>
      </w:r>
      <w:proofErr w:type="spellEnd"/>
      <w:r w:rsidRPr="006969E6">
        <w:t xml:space="preserve"> </w:t>
      </w:r>
      <w:proofErr w:type="spellStart"/>
      <w:r w:rsidRPr="006969E6">
        <w:t>ўрганиб</w:t>
      </w:r>
      <w:proofErr w:type="spellEnd"/>
      <w:r w:rsidRPr="006969E6">
        <w:t xml:space="preserve"> </w:t>
      </w:r>
      <w:proofErr w:type="spellStart"/>
      <w:r w:rsidRPr="006969E6">
        <w:t>олиб</w:t>
      </w:r>
      <w:proofErr w:type="spellEnd"/>
      <w:r w:rsidRPr="006969E6">
        <w:br/>
      </w:r>
      <w:proofErr w:type="spellStart"/>
      <w:r w:rsidRPr="006969E6">
        <w:t>таҳлил</w:t>
      </w:r>
      <w:proofErr w:type="spellEnd"/>
      <w:r w:rsidRPr="006969E6">
        <w:t xml:space="preserve"> </w:t>
      </w:r>
      <w:proofErr w:type="spellStart"/>
      <w:r w:rsidRPr="006969E6">
        <w:t>қилиш</w:t>
      </w:r>
      <w:proofErr w:type="spellEnd"/>
      <w:r w:rsidRPr="006969E6">
        <w:br/>
        <w:t xml:space="preserve">- 1-та сессия </w:t>
      </w:r>
      <w:proofErr w:type="spellStart"/>
      <w:r w:rsidRPr="006969E6">
        <w:t>вақти</w:t>
      </w:r>
      <w:proofErr w:type="spellEnd"/>
      <w:r w:rsidRPr="006969E6">
        <w:t xml:space="preserve"> 1 </w:t>
      </w:r>
      <w:proofErr w:type="spellStart"/>
      <w:r w:rsidRPr="006969E6">
        <w:t>соат</w:t>
      </w:r>
      <w:proofErr w:type="spellEnd"/>
      <w:r w:rsidRPr="006969E6">
        <w:t xml:space="preserve"> (</w:t>
      </w:r>
      <w:proofErr w:type="spellStart"/>
      <w:r w:rsidRPr="006969E6">
        <w:t>фақат</w:t>
      </w:r>
      <w:proofErr w:type="spellEnd"/>
      <w:r w:rsidRPr="006969E6">
        <w:br/>
      </w:r>
      <w:proofErr w:type="spellStart"/>
      <w:r w:rsidRPr="006969E6">
        <w:t>биринчи</w:t>
      </w:r>
      <w:proofErr w:type="spellEnd"/>
      <w:r w:rsidRPr="006969E6">
        <w:t xml:space="preserve"> сессия 1,5 </w:t>
      </w:r>
      <w:proofErr w:type="spellStart"/>
      <w:r w:rsidRPr="006969E6">
        <w:t>соат</w:t>
      </w:r>
      <w:proofErr w:type="spellEnd"/>
      <w:r w:rsidRPr="006969E6">
        <w:t>)</w:t>
      </w:r>
      <w:r w:rsidRPr="006969E6">
        <w:br/>
        <w:t xml:space="preserve">- 1 практика </w:t>
      </w:r>
      <w:proofErr w:type="spellStart"/>
      <w:r w:rsidRPr="006969E6">
        <w:t>бажарамиз</w:t>
      </w:r>
      <w:proofErr w:type="spellEnd"/>
      <w:r w:rsidRPr="006969E6">
        <w:br/>
        <w:t xml:space="preserve">- </w:t>
      </w:r>
      <w:proofErr w:type="spellStart"/>
      <w:r w:rsidRPr="006969E6">
        <w:t>практикалар</w:t>
      </w:r>
      <w:proofErr w:type="spellEnd"/>
      <w:r w:rsidRPr="006969E6">
        <w:t xml:space="preserve"> </w:t>
      </w:r>
      <w:proofErr w:type="spellStart"/>
      <w:r w:rsidRPr="006969E6">
        <w:t>берилади</w:t>
      </w:r>
      <w:proofErr w:type="spellEnd"/>
      <w:r w:rsidRPr="006969E6">
        <w:br/>
        <w:t xml:space="preserve">- Мия </w:t>
      </w:r>
      <w:proofErr w:type="spellStart"/>
      <w:r w:rsidRPr="006969E6">
        <w:t>ва</w:t>
      </w:r>
      <w:proofErr w:type="spellEnd"/>
      <w:r w:rsidRPr="006969E6">
        <w:t xml:space="preserve"> </w:t>
      </w:r>
      <w:proofErr w:type="spellStart"/>
      <w:r w:rsidRPr="006969E6">
        <w:t>онг</w:t>
      </w:r>
      <w:proofErr w:type="spellEnd"/>
      <w:r w:rsidRPr="006969E6">
        <w:t xml:space="preserve"> ости </w:t>
      </w:r>
      <w:proofErr w:type="spellStart"/>
      <w:r w:rsidRPr="006969E6">
        <w:t>қандай</w:t>
      </w:r>
      <w:proofErr w:type="spellEnd"/>
      <w:r w:rsidRPr="006969E6">
        <w:t xml:space="preserve"> </w:t>
      </w:r>
      <w:proofErr w:type="spellStart"/>
      <w:r w:rsidRPr="006969E6">
        <w:t>ишлаши</w:t>
      </w:r>
      <w:proofErr w:type="spellEnd"/>
      <w:r w:rsidRPr="006969E6">
        <w:br/>
      </w:r>
      <w:proofErr w:type="spellStart"/>
      <w:r w:rsidRPr="006969E6">
        <w:t>тушунтирилади</w:t>
      </w:r>
      <w:proofErr w:type="spellEnd"/>
      <w:r w:rsidRPr="006969E6">
        <w:br/>
        <w:t xml:space="preserve">- </w:t>
      </w:r>
      <w:proofErr w:type="spellStart"/>
      <w:r w:rsidRPr="006969E6">
        <w:t>практикаларни</w:t>
      </w:r>
      <w:proofErr w:type="spellEnd"/>
      <w:r w:rsidRPr="006969E6">
        <w:t xml:space="preserve"> </w:t>
      </w:r>
      <w:proofErr w:type="spellStart"/>
      <w:r w:rsidRPr="006969E6">
        <w:t>бажарилиши</w:t>
      </w:r>
      <w:proofErr w:type="spellEnd"/>
      <w:r w:rsidRPr="006969E6">
        <w:br/>
      </w:r>
      <w:proofErr w:type="spellStart"/>
      <w:r w:rsidRPr="006969E6">
        <w:t>тушунтирилади</w:t>
      </w:r>
      <w:proofErr w:type="spellEnd"/>
      <w:r w:rsidRPr="006969E6">
        <w:br/>
        <w:t xml:space="preserve">- 1-2 </w:t>
      </w:r>
      <w:proofErr w:type="spellStart"/>
      <w:r w:rsidRPr="006969E6">
        <w:t>ҳафта</w:t>
      </w:r>
      <w:proofErr w:type="spellEnd"/>
      <w:r w:rsidRPr="006969E6">
        <w:t xml:space="preserve"> </w:t>
      </w:r>
      <w:proofErr w:type="spellStart"/>
      <w:r w:rsidRPr="006969E6">
        <w:t>аълоқада</w:t>
      </w:r>
      <w:proofErr w:type="spellEnd"/>
      <w:r w:rsidRPr="006969E6">
        <w:t xml:space="preserve"> </w:t>
      </w:r>
      <w:proofErr w:type="spellStart"/>
      <w:r w:rsidRPr="006969E6">
        <w:t>бўлиб</w:t>
      </w:r>
      <w:proofErr w:type="spellEnd"/>
      <w:r w:rsidRPr="006969E6">
        <w:br/>
      </w:r>
      <w:proofErr w:type="spellStart"/>
      <w:r w:rsidRPr="006969E6">
        <w:t>практикаларни</w:t>
      </w:r>
      <w:proofErr w:type="spellEnd"/>
      <w:r w:rsidRPr="006969E6">
        <w:t xml:space="preserve"> </w:t>
      </w:r>
      <w:proofErr w:type="spellStart"/>
      <w:r w:rsidRPr="006969E6">
        <w:t>тўғри</w:t>
      </w:r>
      <w:proofErr w:type="spellEnd"/>
      <w:r w:rsidRPr="006969E6">
        <w:br/>
      </w:r>
      <w:proofErr w:type="spellStart"/>
      <w:r w:rsidRPr="006969E6">
        <w:t>бажараятганингизни</w:t>
      </w:r>
      <w:proofErr w:type="spellEnd"/>
      <w:r w:rsidRPr="006969E6">
        <w:t xml:space="preserve"> </w:t>
      </w:r>
      <w:proofErr w:type="spellStart"/>
      <w:r w:rsidRPr="006969E6">
        <w:t>текшириб</w:t>
      </w:r>
      <w:proofErr w:type="spellEnd"/>
      <w:r w:rsidRPr="006969E6">
        <w:br/>
      </w:r>
      <w:proofErr w:type="spellStart"/>
      <w:r w:rsidRPr="006969E6">
        <w:t>олиш</w:t>
      </w:r>
      <w:proofErr w:type="spellEnd"/>
      <w:r w:rsidRPr="006969E6">
        <w:br/>
        <w:t xml:space="preserve">- </w:t>
      </w:r>
      <w:proofErr w:type="spellStart"/>
      <w:r w:rsidRPr="006969E6">
        <w:t>суҳбатлашиб</w:t>
      </w:r>
      <w:proofErr w:type="spellEnd"/>
      <w:r w:rsidRPr="006969E6">
        <w:t xml:space="preserve"> </w:t>
      </w:r>
      <w:proofErr w:type="spellStart"/>
      <w:r w:rsidRPr="006969E6">
        <w:t>йўналтириш</w:t>
      </w:r>
      <w:proofErr w:type="spellEnd"/>
      <w:r w:rsidRPr="006969E6">
        <w:br/>
      </w:r>
      <w:r w:rsidRPr="006969E6">
        <w:br/>
      </w:r>
      <w:proofErr w:type="spellStart"/>
      <w:r w:rsidRPr="006969E6">
        <w:t>Тўлов</w:t>
      </w:r>
      <w:proofErr w:type="spellEnd"/>
      <w:r w:rsidRPr="006969E6">
        <w:t xml:space="preserve"> </w:t>
      </w:r>
      <w:proofErr w:type="spellStart"/>
      <w:r w:rsidRPr="006969E6">
        <w:t>ўтқазилгандан</w:t>
      </w:r>
      <w:proofErr w:type="spellEnd"/>
      <w:r w:rsidRPr="006969E6">
        <w:t xml:space="preserve"> </w:t>
      </w:r>
      <w:proofErr w:type="spellStart"/>
      <w:r w:rsidRPr="006969E6">
        <w:t>кейин</w:t>
      </w:r>
      <w:proofErr w:type="spellEnd"/>
      <w:r w:rsidRPr="006969E6">
        <w:t xml:space="preserve">, </w:t>
      </w:r>
      <w:proofErr w:type="spellStart"/>
      <w:r w:rsidRPr="006969E6">
        <w:t>вакт</w:t>
      </w:r>
      <w:proofErr w:type="spellEnd"/>
      <w:r w:rsidRPr="006969E6">
        <w:t xml:space="preserve"> </w:t>
      </w:r>
      <w:proofErr w:type="spellStart"/>
      <w:r w:rsidRPr="006969E6">
        <w:t>ва</w:t>
      </w:r>
      <w:proofErr w:type="spellEnd"/>
      <w:r w:rsidRPr="006969E6">
        <w:t xml:space="preserve"> </w:t>
      </w:r>
      <w:proofErr w:type="spellStart"/>
      <w:r w:rsidRPr="006969E6">
        <w:t>кунини</w:t>
      </w:r>
      <w:proofErr w:type="spellEnd"/>
      <w:r w:rsidRPr="006969E6">
        <w:t xml:space="preserve"> </w:t>
      </w:r>
      <w:proofErr w:type="spellStart"/>
      <w:r w:rsidRPr="006969E6">
        <w:t>белгилаб</w:t>
      </w:r>
      <w:proofErr w:type="spellEnd"/>
      <w:r w:rsidRPr="006969E6">
        <w:t xml:space="preserve"> </w:t>
      </w:r>
      <w:proofErr w:type="spellStart"/>
      <w:r w:rsidRPr="006969E6">
        <w:t>оламиз</w:t>
      </w:r>
      <w:proofErr w:type="spellEnd"/>
      <w:r w:rsidRPr="006969E6">
        <w:t>.</w:t>
      </w:r>
      <w:r w:rsidRPr="006969E6">
        <w:br/>
      </w:r>
      <w:r w:rsidRPr="006969E6">
        <w:br/>
      </w:r>
      <w:proofErr w:type="spellStart"/>
      <w:r w:rsidRPr="006969E6">
        <w:t>Нархи</w:t>
      </w:r>
      <w:proofErr w:type="spellEnd"/>
      <w:r w:rsidRPr="006969E6">
        <w:t>:</w:t>
      </w:r>
      <w:r w:rsidRPr="006969E6">
        <w:br/>
      </w:r>
      <w:r w:rsidRPr="006969E6">
        <w:br/>
        <w:t xml:space="preserve">1 онлайн-сессия 1.000.000 </w:t>
      </w:r>
      <w:proofErr w:type="spellStart"/>
      <w:r w:rsidRPr="006969E6">
        <w:t>сўм</w:t>
      </w:r>
      <w:proofErr w:type="spellEnd"/>
      <w:r w:rsidRPr="006969E6">
        <w:t>.</w:t>
      </w:r>
      <w:r w:rsidRPr="006969E6">
        <w:br/>
        <w:t xml:space="preserve">1 </w:t>
      </w:r>
      <w:proofErr w:type="spellStart"/>
      <w:r w:rsidRPr="006969E6">
        <w:t>Жонли</w:t>
      </w:r>
      <w:proofErr w:type="spellEnd"/>
      <w:r w:rsidRPr="006969E6">
        <w:t xml:space="preserve">-сессия 2.000.000 </w:t>
      </w:r>
      <w:proofErr w:type="spellStart"/>
      <w:r w:rsidRPr="006969E6">
        <w:t>сўм</w:t>
      </w:r>
      <w:proofErr w:type="spellEnd"/>
      <w:r w:rsidRPr="006969E6">
        <w:br/>
      </w:r>
      <w:r w:rsidRPr="006969E6">
        <w:br/>
        <w:t xml:space="preserve">Бошка </w:t>
      </w:r>
      <w:proofErr w:type="spellStart"/>
      <w:r w:rsidRPr="006969E6">
        <w:t>саволлар</w:t>
      </w:r>
      <w:proofErr w:type="spellEnd"/>
      <w:r w:rsidRPr="006969E6">
        <w:t>:</w:t>
      </w:r>
      <w:r w:rsidRPr="006969E6">
        <w:br/>
        <w:t xml:space="preserve">Шу </w:t>
      </w:r>
      <w:proofErr w:type="spellStart"/>
      <w:r w:rsidRPr="006969E6">
        <w:t>ерга</w:t>
      </w:r>
      <w:proofErr w:type="spellEnd"/>
      <w:r w:rsidRPr="006969E6">
        <w:t xml:space="preserve"> @Sabina_Polatova </w:t>
      </w:r>
      <w:proofErr w:type="spellStart"/>
      <w:r w:rsidRPr="006969E6">
        <w:t>телеграмга</w:t>
      </w:r>
      <w:proofErr w:type="spellEnd"/>
      <w:r w:rsidRPr="006969E6">
        <w:t xml:space="preserve"> </w:t>
      </w:r>
      <w:proofErr w:type="spellStart"/>
      <w:r w:rsidRPr="006969E6">
        <w:t>ёзинг</w:t>
      </w:r>
      <w:proofErr w:type="spellEnd"/>
    </w:p>
    <w:p w14:paraId="71500D97" w14:textId="77777777" w:rsidR="006969E6" w:rsidRPr="006969E6" w:rsidRDefault="006969E6" w:rsidP="006969E6">
      <w:pPr>
        <w:spacing w:after="0"/>
        <w:ind w:firstLine="709"/>
        <w:jc w:val="both"/>
        <w:rPr>
          <w:b/>
          <w:bCs/>
        </w:rPr>
      </w:pPr>
      <w:r w:rsidRPr="006969E6">
        <w:br/>
      </w:r>
      <w:proofErr w:type="spellStart"/>
      <w:r w:rsidRPr="006969E6">
        <w:rPr>
          <w:b/>
          <w:bCs/>
        </w:rPr>
        <w:t>Психологческая</w:t>
      </w:r>
      <w:proofErr w:type="spellEnd"/>
      <w:r w:rsidRPr="006969E6">
        <w:rPr>
          <w:b/>
          <w:bCs/>
        </w:rPr>
        <w:t xml:space="preserve"> Консультация (женская): 1 живая офлайн сессия</w:t>
      </w:r>
    </w:p>
    <w:p w14:paraId="272642C2" w14:textId="77777777" w:rsidR="006969E6" w:rsidRPr="006969E6" w:rsidRDefault="006969E6" w:rsidP="006969E6">
      <w:pPr>
        <w:spacing w:after="0"/>
        <w:ind w:firstLine="709"/>
        <w:jc w:val="both"/>
      </w:pPr>
      <w:proofErr w:type="spellStart"/>
      <w:r w:rsidRPr="006969E6">
        <w:t>Психологик</w:t>
      </w:r>
      <w:proofErr w:type="spellEnd"/>
      <w:r w:rsidRPr="006969E6">
        <w:t xml:space="preserve"> сессия </w:t>
      </w:r>
      <w:proofErr w:type="spellStart"/>
      <w:r w:rsidRPr="006969E6">
        <w:t>тўғрисида</w:t>
      </w:r>
      <w:proofErr w:type="spellEnd"/>
      <w:r w:rsidRPr="006969E6">
        <w:t xml:space="preserve"> </w:t>
      </w:r>
      <w:proofErr w:type="spellStart"/>
      <w:r w:rsidRPr="006969E6">
        <w:t>маълумот</w:t>
      </w:r>
      <w:proofErr w:type="spellEnd"/>
      <w:r w:rsidRPr="006969E6">
        <w:t>:</w:t>
      </w:r>
      <w:r w:rsidRPr="006969E6">
        <w:br/>
      </w:r>
      <w:r w:rsidRPr="006969E6">
        <w:br/>
      </w:r>
      <w:r w:rsidRPr="006969E6">
        <w:rPr>
          <w:rFonts w:ascii="Segoe UI Emoji" w:hAnsi="Segoe UI Emoji" w:cs="Segoe UI Emoji"/>
        </w:rPr>
        <w:t>📚</w:t>
      </w:r>
      <w:proofErr w:type="spellStart"/>
      <w:r w:rsidRPr="006969E6">
        <w:t>Сессияларим</w:t>
      </w:r>
      <w:proofErr w:type="spellEnd"/>
      <w:r w:rsidRPr="006969E6">
        <w:t xml:space="preserve"> 90% </w:t>
      </w:r>
      <w:proofErr w:type="spellStart"/>
      <w:r w:rsidRPr="006969E6">
        <w:t>психологик</w:t>
      </w:r>
      <w:proofErr w:type="spellEnd"/>
      <w:r w:rsidRPr="006969E6">
        <w:t xml:space="preserve"> </w:t>
      </w:r>
      <w:proofErr w:type="spellStart"/>
      <w:r w:rsidRPr="006969E6">
        <w:t>техникадардан</w:t>
      </w:r>
      <w:proofErr w:type="spellEnd"/>
      <w:r w:rsidRPr="006969E6">
        <w:t xml:space="preserve"> </w:t>
      </w:r>
      <w:proofErr w:type="spellStart"/>
      <w:r w:rsidRPr="006969E6">
        <w:t>иборат</w:t>
      </w:r>
      <w:proofErr w:type="spellEnd"/>
      <w:r w:rsidRPr="006969E6">
        <w:t>.</w:t>
      </w:r>
      <w:r w:rsidRPr="006969E6">
        <w:br/>
      </w:r>
      <w:proofErr w:type="spellStart"/>
      <w:r w:rsidRPr="006969E6">
        <w:t>Ҳаётга</w:t>
      </w:r>
      <w:proofErr w:type="spellEnd"/>
      <w:r w:rsidRPr="006969E6">
        <w:t xml:space="preserve"> </w:t>
      </w:r>
      <w:proofErr w:type="spellStart"/>
      <w:r w:rsidRPr="006969E6">
        <w:t>бошқача</w:t>
      </w:r>
      <w:proofErr w:type="spellEnd"/>
      <w:r w:rsidRPr="006969E6">
        <w:t xml:space="preserve"> </w:t>
      </w:r>
      <w:proofErr w:type="spellStart"/>
      <w:r w:rsidRPr="006969E6">
        <w:t>қарашни</w:t>
      </w:r>
      <w:proofErr w:type="spellEnd"/>
      <w:r w:rsidRPr="006969E6">
        <w:t xml:space="preserve"> </w:t>
      </w:r>
      <w:proofErr w:type="spellStart"/>
      <w:r w:rsidRPr="006969E6">
        <w:t>бошлайсиз</w:t>
      </w:r>
      <w:proofErr w:type="spellEnd"/>
      <w:r w:rsidRPr="006969E6">
        <w:rPr>
          <w:rFonts w:ascii="Segoe UI Emoji" w:hAnsi="Segoe UI Emoji" w:cs="Segoe UI Emoji"/>
        </w:rPr>
        <w:t>💫✨</w:t>
      </w:r>
      <w:r w:rsidRPr="006969E6">
        <w:br/>
      </w:r>
      <w:r w:rsidRPr="006969E6">
        <w:br/>
        <w:t xml:space="preserve">- </w:t>
      </w:r>
      <w:proofErr w:type="spellStart"/>
      <w:r w:rsidRPr="006969E6">
        <w:t>Вазиятларингизни</w:t>
      </w:r>
      <w:proofErr w:type="spellEnd"/>
      <w:r w:rsidRPr="006969E6">
        <w:t xml:space="preserve"> </w:t>
      </w:r>
      <w:proofErr w:type="spellStart"/>
      <w:r w:rsidRPr="006969E6">
        <w:t>ўрганиб</w:t>
      </w:r>
      <w:proofErr w:type="spellEnd"/>
      <w:r w:rsidRPr="006969E6">
        <w:t xml:space="preserve"> </w:t>
      </w:r>
      <w:proofErr w:type="spellStart"/>
      <w:r w:rsidRPr="006969E6">
        <w:t>олиб</w:t>
      </w:r>
      <w:proofErr w:type="spellEnd"/>
      <w:r w:rsidRPr="006969E6">
        <w:br/>
      </w:r>
      <w:proofErr w:type="spellStart"/>
      <w:r w:rsidRPr="006969E6">
        <w:t>таҳлил</w:t>
      </w:r>
      <w:proofErr w:type="spellEnd"/>
      <w:r w:rsidRPr="006969E6">
        <w:t xml:space="preserve"> </w:t>
      </w:r>
      <w:proofErr w:type="spellStart"/>
      <w:r w:rsidRPr="006969E6">
        <w:t>қилиш</w:t>
      </w:r>
      <w:proofErr w:type="spellEnd"/>
      <w:r w:rsidRPr="006969E6">
        <w:br/>
        <w:t xml:space="preserve">- 1-та сессия </w:t>
      </w:r>
      <w:proofErr w:type="spellStart"/>
      <w:r w:rsidRPr="006969E6">
        <w:t>вақти</w:t>
      </w:r>
      <w:proofErr w:type="spellEnd"/>
      <w:r w:rsidRPr="006969E6">
        <w:t xml:space="preserve"> 1 </w:t>
      </w:r>
      <w:proofErr w:type="spellStart"/>
      <w:r w:rsidRPr="006969E6">
        <w:t>соат</w:t>
      </w:r>
      <w:proofErr w:type="spellEnd"/>
      <w:r w:rsidRPr="006969E6">
        <w:t xml:space="preserve"> (</w:t>
      </w:r>
      <w:proofErr w:type="spellStart"/>
      <w:r w:rsidRPr="006969E6">
        <w:t>фақат</w:t>
      </w:r>
      <w:proofErr w:type="spellEnd"/>
      <w:r w:rsidRPr="006969E6">
        <w:br/>
      </w:r>
      <w:proofErr w:type="spellStart"/>
      <w:r w:rsidRPr="006969E6">
        <w:t>биринчи</w:t>
      </w:r>
      <w:proofErr w:type="spellEnd"/>
      <w:r w:rsidRPr="006969E6">
        <w:t xml:space="preserve"> сессия 1,5 </w:t>
      </w:r>
      <w:proofErr w:type="spellStart"/>
      <w:r w:rsidRPr="006969E6">
        <w:t>соат</w:t>
      </w:r>
      <w:proofErr w:type="spellEnd"/>
      <w:r w:rsidRPr="006969E6">
        <w:t>)</w:t>
      </w:r>
      <w:r w:rsidRPr="006969E6">
        <w:br/>
        <w:t xml:space="preserve">- 1 практика </w:t>
      </w:r>
      <w:proofErr w:type="spellStart"/>
      <w:r w:rsidRPr="006969E6">
        <w:t>бажарамиз</w:t>
      </w:r>
      <w:proofErr w:type="spellEnd"/>
      <w:r w:rsidRPr="006969E6">
        <w:br/>
      </w:r>
      <w:r w:rsidRPr="006969E6">
        <w:lastRenderedPageBreak/>
        <w:t xml:space="preserve">- </w:t>
      </w:r>
      <w:proofErr w:type="spellStart"/>
      <w:r w:rsidRPr="006969E6">
        <w:t>практикалар</w:t>
      </w:r>
      <w:proofErr w:type="spellEnd"/>
      <w:r w:rsidRPr="006969E6">
        <w:t xml:space="preserve"> </w:t>
      </w:r>
      <w:proofErr w:type="spellStart"/>
      <w:r w:rsidRPr="006969E6">
        <w:t>берилади</w:t>
      </w:r>
      <w:proofErr w:type="spellEnd"/>
      <w:r w:rsidRPr="006969E6">
        <w:br/>
        <w:t xml:space="preserve">- Мия </w:t>
      </w:r>
      <w:proofErr w:type="spellStart"/>
      <w:r w:rsidRPr="006969E6">
        <w:t>ва</w:t>
      </w:r>
      <w:proofErr w:type="spellEnd"/>
      <w:r w:rsidRPr="006969E6">
        <w:t xml:space="preserve"> </w:t>
      </w:r>
      <w:proofErr w:type="spellStart"/>
      <w:r w:rsidRPr="006969E6">
        <w:t>онг</w:t>
      </w:r>
      <w:proofErr w:type="spellEnd"/>
      <w:r w:rsidRPr="006969E6">
        <w:t xml:space="preserve"> ости </w:t>
      </w:r>
      <w:proofErr w:type="spellStart"/>
      <w:r w:rsidRPr="006969E6">
        <w:t>қандай</w:t>
      </w:r>
      <w:proofErr w:type="spellEnd"/>
      <w:r w:rsidRPr="006969E6">
        <w:t xml:space="preserve"> </w:t>
      </w:r>
      <w:proofErr w:type="spellStart"/>
      <w:r w:rsidRPr="006969E6">
        <w:t>ишлаши</w:t>
      </w:r>
      <w:proofErr w:type="spellEnd"/>
      <w:r w:rsidRPr="006969E6">
        <w:br/>
      </w:r>
      <w:proofErr w:type="spellStart"/>
      <w:r w:rsidRPr="006969E6">
        <w:t>тушунтирилади</w:t>
      </w:r>
      <w:proofErr w:type="spellEnd"/>
      <w:r w:rsidRPr="006969E6">
        <w:br/>
        <w:t xml:space="preserve">- </w:t>
      </w:r>
      <w:proofErr w:type="spellStart"/>
      <w:r w:rsidRPr="006969E6">
        <w:t>практикаларни</w:t>
      </w:r>
      <w:proofErr w:type="spellEnd"/>
      <w:r w:rsidRPr="006969E6">
        <w:t xml:space="preserve"> </w:t>
      </w:r>
      <w:proofErr w:type="spellStart"/>
      <w:r w:rsidRPr="006969E6">
        <w:t>бажарилиши</w:t>
      </w:r>
      <w:proofErr w:type="spellEnd"/>
      <w:r w:rsidRPr="006969E6">
        <w:br/>
      </w:r>
      <w:proofErr w:type="spellStart"/>
      <w:r w:rsidRPr="006969E6">
        <w:t>тушунтирилади</w:t>
      </w:r>
      <w:proofErr w:type="spellEnd"/>
      <w:r w:rsidRPr="006969E6">
        <w:br/>
        <w:t xml:space="preserve">- 1-2 </w:t>
      </w:r>
      <w:proofErr w:type="spellStart"/>
      <w:r w:rsidRPr="006969E6">
        <w:t>ҳафта</w:t>
      </w:r>
      <w:proofErr w:type="spellEnd"/>
      <w:r w:rsidRPr="006969E6">
        <w:t xml:space="preserve"> </w:t>
      </w:r>
      <w:proofErr w:type="spellStart"/>
      <w:r w:rsidRPr="006969E6">
        <w:t>аълоқада</w:t>
      </w:r>
      <w:proofErr w:type="spellEnd"/>
      <w:r w:rsidRPr="006969E6">
        <w:t xml:space="preserve"> </w:t>
      </w:r>
      <w:proofErr w:type="spellStart"/>
      <w:r w:rsidRPr="006969E6">
        <w:t>бўлиб</w:t>
      </w:r>
      <w:proofErr w:type="spellEnd"/>
      <w:r w:rsidRPr="006969E6">
        <w:br/>
      </w:r>
      <w:proofErr w:type="spellStart"/>
      <w:r w:rsidRPr="006969E6">
        <w:t>практикаларни</w:t>
      </w:r>
      <w:proofErr w:type="spellEnd"/>
      <w:r w:rsidRPr="006969E6">
        <w:t xml:space="preserve"> </w:t>
      </w:r>
      <w:proofErr w:type="spellStart"/>
      <w:r w:rsidRPr="006969E6">
        <w:t>тўғри</w:t>
      </w:r>
      <w:proofErr w:type="spellEnd"/>
      <w:r w:rsidRPr="006969E6">
        <w:br/>
      </w:r>
      <w:proofErr w:type="spellStart"/>
      <w:r w:rsidRPr="006969E6">
        <w:t>бажараятганингизни</w:t>
      </w:r>
      <w:proofErr w:type="spellEnd"/>
      <w:r w:rsidRPr="006969E6">
        <w:t xml:space="preserve"> </w:t>
      </w:r>
      <w:proofErr w:type="spellStart"/>
      <w:r w:rsidRPr="006969E6">
        <w:t>текшириб</w:t>
      </w:r>
      <w:proofErr w:type="spellEnd"/>
      <w:r w:rsidRPr="006969E6">
        <w:br/>
      </w:r>
      <w:proofErr w:type="spellStart"/>
      <w:r w:rsidRPr="006969E6">
        <w:t>олиш</w:t>
      </w:r>
      <w:proofErr w:type="spellEnd"/>
      <w:r w:rsidRPr="006969E6">
        <w:br/>
        <w:t xml:space="preserve">- </w:t>
      </w:r>
      <w:proofErr w:type="spellStart"/>
      <w:r w:rsidRPr="006969E6">
        <w:t>суҳбатлашиб</w:t>
      </w:r>
      <w:proofErr w:type="spellEnd"/>
      <w:r w:rsidRPr="006969E6">
        <w:t xml:space="preserve"> </w:t>
      </w:r>
      <w:proofErr w:type="spellStart"/>
      <w:r w:rsidRPr="006969E6">
        <w:t>йўналтириш</w:t>
      </w:r>
      <w:proofErr w:type="spellEnd"/>
      <w:r w:rsidRPr="006969E6">
        <w:br/>
      </w:r>
      <w:r w:rsidRPr="006969E6">
        <w:br/>
      </w:r>
      <w:proofErr w:type="spellStart"/>
      <w:r w:rsidRPr="006969E6">
        <w:t>Тўлов</w:t>
      </w:r>
      <w:proofErr w:type="spellEnd"/>
      <w:r w:rsidRPr="006969E6">
        <w:t xml:space="preserve"> </w:t>
      </w:r>
      <w:proofErr w:type="spellStart"/>
      <w:r w:rsidRPr="006969E6">
        <w:t>ўтқазилгандан</w:t>
      </w:r>
      <w:proofErr w:type="spellEnd"/>
      <w:r w:rsidRPr="006969E6">
        <w:t xml:space="preserve"> </w:t>
      </w:r>
      <w:proofErr w:type="spellStart"/>
      <w:r w:rsidRPr="006969E6">
        <w:t>кейин</w:t>
      </w:r>
      <w:proofErr w:type="spellEnd"/>
      <w:r w:rsidRPr="006969E6">
        <w:t xml:space="preserve">, </w:t>
      </w:r>
      <w:proofErr w:type="spellStart"/>
      <w:r w:rsidRPr="006969E6">
        <w:t>вакт</w:t>
      </w:r>
      <w:proofErr w:type="spellEnd"/>
      <w:r w:rsidRPr="006969E6">
        <w:t xml:space="preserve"> </w:t>
      </w:r>
      <w:proofErr w:type="spellStart"/>
      <w:r w:rsidRPr="006969E6">
        <w:t>ва</w:t>
      </w:r>
      <w:proofErr w:type="spellEnd"/>
      <w:r w:rsidRPr="006969E6">
        <w:t xml:space="preserve"> </w:t>
      </w:r>
      <w:proofErr w:type="spellStart"/>
      <w:r w:rsidRPr="006969E6">
        <w:t>кунини</w:t>
      </w:r>
      <w:proofErr w:type="spellEnd"/>
      <w:r w:rsidRPr="006969E6">
        <w:t xml:space="preserve"> </w:t>
      </w:r>
      <w:proofErr w:type="spellStart"/>
      <w:r w:rsidRPr="006969E6">
        <w:t>белгилаб</w:t>
      </w:r>
      <w:proofErr w:type="spellEnd"/>
      <w:r w:rsidRPr="006969E6">
        <w:t xml:space="preserve"> </w:t>
      </w:r>
      <w:proofErr w:type="spellStart"/>
      <w:r w:rsidRPr="006969E6">
        <w:t>оламиз</w:t>
      </w:r>
      <w:proofErr w:type="spellEnd"/>
      <w:r w:rsidRPr="006969E6">
        <w:t>.</w:t>
      </w:r>
      <w:r w:rsidRPr="006969E6">
        <w:br/>
      </w:r>
      <w:r w:rsidRPr="006969E6">
        <w:br/>
      </w:r>
      <w:proofErr w:type="spellStart"/>
      <w:r w:rsidRPr="006969E6">
        <w:t>Нархи</w:t>
      </w:r>
      <w:proofErr w:type="spellEnd"/>
      <w:r w:rsidRPr="006969E6">
        <w:t>:</w:t>
      </w:r>
      <w:r w:rsidRPr="006969E6">
        <w:br/>
      </w:r>
      <w:r w:rsidRPr="006969E6">
        <w:br/>
        <w:t xml:space="preserve">1 онлайн-сессия 1.000.000 </w:t>
      </w:r>
      <w:proofErr w:type="spellStart"/>
      <w:r w:rsidRPr="006969E6">
        <w:t>сўм</w:t>
      </w:r>
      <w:proofErr w:type="spellEnd"/>
      <w:r w:rsidRPr="006969E6">
        <w:t>.</w:t>
      </w:r>
      <w:r w:rsidRPr="006969E6">
        <w:br/>
        <w:t xml:space="preserve">1 </w:t>
      </w:r>
      <w:proofErr w:type="spellStart"/>
      <w:r w:rsidRPr="006969E6">
        <w:t>Жонли</w:t>
      </w:r>
      <w:proofErr w:type="spellEnd"/>
      <w:r w:rsidRPr="006969E6">
        <w:t xml:space="preserve">-сессия 2.000.000 </w:t>
      </w:r>
      <w:proofErr w:type="spellStart"/>
      <w:r w:rsidRPr="006969E6">
        <w:t>сўм</w:t>
      </w:r>
      <w:proofErr w:type="spellEnd"/>
      <w:r w:rsidRPr="006969E6">
        <w:br/>
      </w:r>
      <w:r w:rsidRPr="006969E6">
        <w:br/>
        <w:t xml:space="preserve">Бошка </w:t>
      </w:r>
      <w:proofErr w:type="spellStart"/>
      <w:r w:rsidRPr="006969E6">
        <w:t>саволлар</w:t>
      </w:r>
      <w:proofErr w:type="spellEnd"/>
      <w:r w:rsidRPr="006969E6">
        <w:t>:</w:t>
      </w:r>
      <w:r w:rsidRPr="006969E6">
        <w:br/>
        <w:t xml:space="preserve">Шу </w:t>
      </w:r>
      <w:proofErr w:type="spellStart"/>
      <w:r w:rsidRPr="006969E6">
        <w:t>ерга</w:t>
      </w:r>
      <w:proofErr w:type="spellEnd"/>
      <w:r w:rsidRPr="006969E6">
        <w:t xml:space="preserve"> @Sabina_Polatova </w:t>
      </w:r>
      <w:proofErr w:type="spellStart"/>
      <w:r w:rsidRPr="006969E6">
        <w:t>телеграмга</w:t>
      </w:r>
      <w:proofErr w:type="spellEnd"/>
      <w:r w:rsidRPr="006969E6">
        <w:t xml:space="preserve"> </w:t>
      </w:r>
      <w:proofErr w:type="spellStart"/>
      <w:r w:rsidRPr="006969E6">
        <w:t>ёзинг</w:t>
      </w:r>
      <w:proofErr w:type="spellEnd"/>
    </w:p>
    <w:p w14:paraId="7A687C2B" w14:textId="01DBCB58" w:rsidR="00F12C76" w:rsidRDefault="006969E6" w:rsidP="006969E6">
      <w:pPr>
        <w:spacing w:after="0"/>
        <w:ind w:firstLine="709"/>
        <w:jc w:val="both"/>
      </w:pPr>
      <w:r w:rsidRPr="006969E6">
        <w:br/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9E6"/>
    <w:rsid w:val="00203BC4"/>
    <w:rsid w:val="006969E6"/>
    <w:rsid w:val="006C0B77"/>
    <w:rsid w:val="008242FF"/>
    <w:rsid w:val="00870751"/>
    <w:rsid w:val="00870BC1"/>
    <w:rsid w:val="00922C48"/>
    <w:rsid w:val="00B915B7"/>
    <w:rsid w:val="00D3648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F3697"/>
  <w15:chartTrackingRefBased/>
  <w15:docId w15:val="{7AEE1D70-E9B8-4D49-A6CF-298F30952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96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6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69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69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69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69E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69E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69E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69E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69E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69E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69E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69E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969E6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969E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969E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969E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969E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969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6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69E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6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6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69E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969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69E6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69E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69E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969E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657</Words>
  <Characters>3745</Characters>
  <Application>Microsoft Office Word</Application>
  <DocSecurity>0</DocSecurity>
  <Lines>31</Lines>
  <Paragraphs>8</Paragraphs>
  <ScaleCrop>false</ScaleCrop>
  <Company/>
  <LinksUpToDate>false</LinksUpToDate>
  <CharactersWithSpaces>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2026-02-02T04:52:00Z</dcterms:created>
  <dcterms:modified xsi:type="dcterms:W3CDTF">2026-02-02T04:54:00Z</dcterms:modified>
</cp:coreProperties>
</file>